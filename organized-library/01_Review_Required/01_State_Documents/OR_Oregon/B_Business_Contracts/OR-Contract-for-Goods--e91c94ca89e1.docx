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114D" w14:textId="77777777" w:rsidR="00D61D1C" w:rsidRPr="00D61D1C" w:rsidRDefault="005C3224" w:rsidP="00D61D1C">
      <w:pPr>
        <w:pStyle w:val="Title"/>
        <w:rPr>
          <w:ins w:id="0" w:author="GODFREY Jennifer R * DAS" w:date="2026-04-19T06:38:00Z" w16du:dateUtc="2026-04-19T13:38:00Z"/>
          <w:b/>
          <w:bCs/>
          <w:rPrChange w:id="1" w:author="GODFREY Jennifer R * DAS" w:date="2026-04-19T06:38:00Z" w16du:dateUtc="2026-04-19T13:38:00Z">
            <w:rPr>
              <w:ins w:id="2" w:author="GODFREY Jennifer R * DAS" w:date="2026-04-19T06:38:00Z" w16du:dateUtc="2026-04-19T13:38:00Z"/>
            </w:rPr>
          </w:rPrChange>
        </w:rPr>
        <w:pPrChange w:id="3" w:author="GODFREY Jennifer R * DAS" w:date="2026-04-19T06:38:00Z" w16du:dateUtc="2026-04-19T13:38:00Z">
          <w:pPr/>
        </w:pPrChange>
      </w:pPr>
      <w:r w:rsidRPr="00D61D1C">
        <w:rPr>
          <w:b/>
          <w:bCs/>
          <w:rPrChange w:id="4" w:author="GODFREY Jennifer R * DAS" w:date="2026-04-19T06:38:00Z" w16du:dateUtc="2026-04-19T13:38:00Z">
            <w:rPr/>
          </w:rPrChange>
        </w:rPr>
        <w:t xml:space="preserve">Contract for Goods </w:t>
      </w:r>
      <w:r w:rsidR="00E73EFB" w:rsidRPr="00D61D1C">
        <w:rPr>
          <w:b/>
          <w:bCs/>
          <w:rPrChange w:id="5" w:author="GODFREY Jennifer R * DAS" w:date="2026-04-19T06:38:00Z" w16du:dateUtc="2026-04-19T13:38:00Z">
            <w:rPr/>
          </w:rPrChange>
        </w:rPr>
        <w:t xml:space="preserve">Template </w:t>
      </w:r>
      <w:proofErr w:type="spellStart"/>
      <w:r w:rsidR="00E73EFB" w:rsidRPr="00D61D1C">
        <w:rPr>
          <w:b/>
          <w:bCs/>
          <w:rPrChange w:id="6" w:author="GODFREY Jennifer R * DAS" w:date="2026-04-19T06:38:00Z" w16du:dateUtc="2026-04-19T13:38:00Z">
            <w:rPr/>
          </w:rPrChange>
        </w:rPr>
        <w:t>Instructions</w:t>
      </w:r>
      <w:proofErr w:type="spellEnd"/>
    </w:p>
    <w:p w14:paraId="4DA9EEEF" w14:textId="6EEEEEEE" w:rsidR="00FC5888" w:rsidRPr="00D67BE1" w:rsidRDefault="00E73EFB" w:rsidP="00B14C16">
      <w:pPr>
        <w:rPr>
          <w:rFonts w:eastAsia="Calibri" w:cs="Arial"/>
          <w:b/>
          <w:bCs/>
          <w:sz w:val="28"/>
          <w:szCs w:val="28"/>
        </w:rPr>
      </w:pPr>
      <w:del w:id="7" w:author="GODFREY Jennifer R * DAS" w:date="2026-04-19T06:38:00Z" w16du:dateUtc="2026-04-19T13:38:00Z">
        <w:r w:rsidRPr="0DA3EF71" w:rsidDel="00D61D1C">
          <w:rPr>
            <w:rFonts w:asciiTheme="minorHAnsi" w:hAnsiTheme="minorHAnsi"/>
          </w:rPr>
          <w:delText>:</w:delText>
        </w:r>
      </w:del>
      <w:del w:id="8" w:author="GODFREY Jennifer R * DAS" w:date="2026-04-19T06:37:00Z" w16du:dateUtc="2026-04-19T13:37:00Z">
        <w:r w:rsidRPr="0DA3EF71" w:rsidDel="00D61D1C">
          <w:rPr>
            <w:rFonts w:asciiTheme="minorHAnsi" w:hAnsiTheme="minorHAnsi"/>
          </w:rPr>
          <w:delText xml:space="preserve"> </w:delText>
        </w:r>
      </w:del>
      <w:r w:rsidR="00FC5888" w:rsidRPr="0DA3EF71">
        <w:rPr>
          <w:color w:val="244061" w:themeColor="accent1" w:themeShade="80"/>
        </w:rPr>
        <w:t>Th</w:t>
      </w:r>
      <w:r w:rsidR="007E5CB5" w:rsidRPr="0DA3EF71">
        <w:rPr>
          <w:color w:val="244061" w:themeColor="accent1" w:themeShade="80"/>
        </w:rPr>
        <w:t>is</w:t>
      </w:r>
      <w:r w:rsidR="00FC5888" w:rsidRPr="0DA3EF71">
        <w:rPr>
          <w:color w:val="244061" w:themeColor="accent1" w:themeShade="80"/>
        </w:rPr>
        <w:t xml:space="preserve"> template for Contracts for Goods and </w:t>
      </w:r>
      <w:r w:rsidR="00435F4F" w:rsidRPr="0DA3EF71">
        <w:rPr>
          <w:color w:val="244061" w:themeColor="accent1" w:themeShade="80"/>
        </w:rPr>
        <w:t>r</w:t>
      </w:r>
      <w:r w:rsidR="00FC5888" w:rsidRPr="0DA3EF71">
        <w:rPr>
          <w:color w:val="244061" w:themeColor="accent1" w:themeShade="80"/>
        </w:rPr>
        <w:t xml:space="preserve">elated Services should be used </w:t>
      </w:r>
      <w:r w:rsidR="008D04A5" w:rsidRPr="0DA3EF71">
        <w:rPr>
          <w:color w:val="244061" w:themeColor="accent1" w:themeShade="80"/>
        </w:rPr>
        <w:t xml:space="preserve">by State Agencies under DAS Authority and DAS State Procurement Services (DAS SPS) </w:t>
      </w:r>
      <w:r w:rsidR="00FC5888" w:rsidRPr="0DA3EF71">
        <w:rPr>
          <w:color w:val="244061" w:themeColor="accent1" w:themeShade="80"/>
        </w:rPr>
        <w:t xml:space="preserve">when Contracting for Goods and </w:t>
      </w:r>
      <w:r w:rsidR="00CE72F7" w:rsidRPr="0DA3EF71">
        <w:rPr>
          <w:color w:val="244061" w:themeColor="accent1" w:themeShade="80"/>
        </w:rPr>
        <w:t xml:space="preserve">related </w:t>
      </w:r>
      <w:r w:rsidR="00FC5888" w:rsidRPr="0DA3EF71">
        <w:rPr>
          <w:color w:val="244061" w:themeColor="accent1" w:themeShade="80"/>
        </w:rPr>
        <w:t>Services as defined under ORS 279B.</w:t>
      </w:r>
    </w:p>
    <w:p w14:paraId="152AD584" w14:textId="6CF8181B" w:rsidR="00E73EFB" w:rsidRPr="006F553A" w:rsidRDefault="00A257D7" w:rsidP="7D891B8B">
      <w:pPr>
        <w:pStyle w:val="1-text"/>
        <w:spacing w:before="0" w:after="120"/>
        <w:rPr>
          <w:rFonts w:cstheme="minorBidi"/>
          <w:spacing w:val="0"/>
        </w:rPr>
      </w:pPr>
      <w:r w:rsidRPr="00DD00BB">
        <w:rPr>
          <w:b/>
          <w:bCs/>
        </w:rPr>
        <w:t>DELETE</w:t>
      </w:r>
      <w:r w:rsidRPr="00DD00BB">
        <w:t xml:space="preserve"> </w:t>
      </w:r>
      <w:r w:rsidR="1737C70B" w:rsidRPr="00DD00BB">
        <w:t xml:space="preserve">this page and </w:t>
      </w:r>
      <w:r w:rsidRPr="00DD00BB">
        <w:t>all instructive comments prior to sending to DOJ and</w:t>
      </w:r>
      <w:r w:rsidR="006E0306" w:rsidRPr="00DD00BB">
        <w:t xml:space="preserve"> </w:t>
      </w:r>
      <w:r w:rsidR="386B96EE" w:rsidRPr="00DD00BB">
        <w:t xml:space="preserve">prior to sending </w:t>
      </w:r>
      <w:r w:rsidR="006E0306" w:rsidRPr="00DD00BB">
        <w:t>to the Contractor</w:t>
      </w:r>
      <w:r w:rsidR="00E73EFB" w:rsidRPr="00DD00BB">
        <w:t>.</w:t>
      </w:r>
      <w:r w:rsidR="00E73EFB" w:rsidRPr="7D891B8B">
        <w:rPr>
          <w:rFonts w:cstheme="minorBidi"/>
          <w:spacing w:val="0"/>
        </w:rPr>
        <w:t xml:space="preserve"> </w:t>
      </w:r>
    </w:p>
    <w:p w14:paraId="274DF1B6" w14:textId="3F3E951B" w:rsidR="00E73EFB" w:rsidRPr="00D61D1C" w:rsidRDefault="00E73EFB" w:rsidP="00D61D1C">
      <w:pPr>
        <w:pStyle w:val="Heading1"/>
        <w:rPr>
          <w:b/>
          <w:bCs/>
          <w:i/>
          <w:sz w:val="28"/>
          <w:szCs w:val="28"/>
          <w:rPrChange w:id="9" w:author="GODFREY Jennifer R * DAS" w:date="2026-04-19T06:40:00Z" w16du:dateUtc="2026-04-19T13:40:00Z">
            <w:rPr>
              <w:szCs w:val="24"/>
            </w:rPr>
          </w:rPrChange>
        </w:rPr>
        <w:pPrChange w:id="10" w:author="GODFREY Jennifer R * DAS" w:date="2026-04-19T06:40:00Z" w16du:dateUtc="2026-04-19T13:40:00Z">
          <w:pPr>
            <w:pStyle w:val="0-NOTES"/>
            <w:spacing w:before="0" w:after="120" w:line="240" w:lineRule="auto"/>
            <w:ind w:left="0"/>
          </w:pPr>
        </w:pPrChange>
      </w:pPr>
      <w:r w:rsidRPr="00D61D1C">
        <w:rPr>
          <w:b/>
          <w:bCs/>
          <w:sz w:val="28"/>
          <w:szCs w:val="22"/>
          <w:rPrChange w:id="11" w:author="GODFREY Jennifer R * DAS" w:date="2026-04-19T06:40:00Z" w16du:dateUtc="2026-04-19T13:40:00Z">
            <w:rPr/>
          </w:rPrChange>
        </w:rPr>
        <w:t>General</w:t>
      </w:r>
      <w:r w:rsidR="00C3028D" w:rsidRPr="00D61D1C">
        <w:rPr>
          <w:b/>
          <w:bCs/>
          <w:sz w:val="28"/>
          <w:szCs w:val="22"/>
          <w:rPrChange w:id="12" w:author="GODFREY Jennifer R * DAS" w:date="2026-04-19T06:40:00Z" w16du:dateUtc="2026-04-19T13:40:00Z">
            <w:rPr/>
          </w:rPrChange>
        </w:rPr>
        <w:t xml:space="preserve"> Instructions</w:t>
      </w:r>
      <w:r w:rsidRPr="00D61D1C">
        <w:rPr>
          <w:b/>
          <w:bCs/>
          <w:sz w:val="28"/>
          <w:szCs w:val="22"/>
          <w:rPrChange w:id="13" w:author="GODFREY Jennifer R * DAS" w:date="2026-04-19T06:40:00Z" w16du:dateUtc="2026-04-19T13:40:00Z">
            <w:rPr/>
          </w:rPrChange>
        </w:rPr>
        <w:t>:</w:t>
      </w:r>
    </w:p>
    <w:p w14:paraId="2713BBF0" w14:textId="77777777" w:rsidR="00155B18" w:rsidRPr="00EB0E11" w:rsidRDefault="00155B18" w:rsidP="00A55B49">
      <w:pPr>
        <w:widowControl w:val="0"/>
        <w:numPr>
          <w:ilvl w:val="0"/>
          <w:numId w:val="56"/>
        </w:numPr>
        <w:spacing w:line="259" w:lineRule="auto"/>
        <w:ind w:left="720" w:right="14" w:hanging="540"/>
        <w:rPr>
          <w:rFonts w:cs="Calibri"/>
          <w:color w:val="0F243E" w:themeColor="text2" w:themeShade="80"/>
          <w:szCs w:val="24"/>
        </w:rPr>
      </w:pPr>
      <w:r w:rsidRPr="00EB0E11">
        <w:rPr>
          <w:rFonts w:cs="Calibri"/>
          <w:color w:val="0F243E" w:themeColor="text2" w:themeShade="80"/>
          <w:szCs w:val="24"/>
        </w:rPr>
        <w:t xml:space="preserve">Use the track change feature when editing any text that is not highlighted. </w:t>
      </w:r>
    </w:p>
    <w:p w14:paraId="3B1D9EFC" w14:textId="77777777" w:rsidR="00155B18" w:rsidRPr="00EB0E11" w:rsidRDefault="00155B18" w:rsidP="00A55B49">
      <w:pPr>
        <w:widowControl w:val="0"/>
        <w:numPr>
          <w:ilvl w:val="0"/>
          <w:numId w:val="56"/>
        </w:numPr>
        <w:spacing w:line="259" w:lineRule="auto"/>
        <w:ind w:left="720" w:right="14" w:hanging="540"/>
        <w:rPr>
          <w:rFonts w:cs="Calibri"/>
          <w:color w:val="0F243E" w:themeColor="text2" w:themeShade="80"/>
          <w:szCs w:val="24"/>
        </w:rPr>
      </w:pPr>
      <w:r w:rsidRPr="00EB0E11">
        <w:rPr>
          <w:rFonts w:cs="Calibri"/>
          <w:color w:val="0F243E" w:themeColor="text2" w:themeShade="80"/>
          <w:szCs w:val="24"/>
          <w:highlight w:val="yellow"/>
        </w:rPr>
        <w:t xml:space="preserve">Yellow highlighted areas </w:t>
      </w:r>
      <w:r w:rsidRPr="00EB0E11">
        <w:rPr>
          <w:rFonts w:cs="Calibri"/>
          <w:color w:val="0F243E" w:themeColor="text2" w:themeShade="80"/>
          <w:szCs w:val="24"/>
        </w:rPr>
        <w:t xml:space="preserve">do not need to be done in track changes. </w:t>
      </w:r>
    </w:p>
    <w:p w14:paraId="7A68F73F" w14:textId="2F5BBC78" w:rsidR="00155B18" w:rsidRPr="00EB0E11" w:rsidRDefault="00155B18" w:rsidP="00A55B49">
      <w:pPr>
        <w:pStyle w:val="ListParagraph"/>
        <w:widowControl w:val="0"/>
        <w:numPr>
          <w:ilvl w:val="0"/>
          <w:numId w:val="56"/>
        </w:numPr>
        <w:spacing w:line="259" w:lineRule="auto"/>
        <w:ind w:left="720" w:right="14" w:hanging="540"/>
        <w:rPr>
          <w:rFonts w:cs="Calibri"/>
          <w:color w:val="0F243E" w:themeColor="text2" w:themeShade="80"/>
          <w:szCs w:val="24"/>
        </w:rPr>
      </w:pPr>
      <w:r w:rsidRPr="00EB0E11">
        <w:rPr>
          <w:rFonts w:cs="Calibri"/>
          <w:color w:val="0F243E" w:themeColor="text2" w:themeShade="80"/>
          <w:szCs w:val="24"/>
        </w:rPr>
        <w:t xml:space="preserve">Use </w:t>
      </w:r>
      <w:r w:rsidR="00E408DF">
        <w:rPr>
          <w:rFonts w:cs="Calibri"/>
          <w:color w:val="0F243E" w:themeColor="text2" w:themeShade="80"/>
          <w:szCs w:val="24"/>
        </w:rPr>
        <w:t>one</w:t>
      </w:r>
      <w:r w:rsidRPr="00EB0E11">
        <w:rPr>
          <w:rFonts w:cs="Calibri"/>
          <w:color w:val="0F243E" w:themeColor="text2" w:themeShade="80"/>
          <w:szCs w:val="24"/>
        </w:rPr>
        <w:t xml:space="preserve"> font for consistency</w:t>
      </w:r>
      <w:r w:rsidR="00C73F38">
        <w:rPr>
          <w:rFonts w:cs="Calibri"/>
          <w:color w:val="0F243E" w:themeColor="text2" w:themeShade="80"/>
          <w:szCs w:val="24"/>
        </w:rPr>
        <w:t xml:space="preserve"> according to your agency’s communication standard</w:t>
      </w:r>
      <w:r w:rsidRPr="00EB0E11">
        <w:rPr>
          <w:rFonts w:cs="Calibri"/>
          <w:color w:val="0F243E" w:themeColor="text2" w:themeShade="80"/>
          <w:szCs w:val="24"/>
        </w:rPr>
        <w:t>.</w:t>
      </w:r>
    </w:p>
    <w:p w14:paraId="27E21397" w14:textId="775CAEE7" w:rsidR="00155B18" w:rsidRPr="00EB0E11" w:rsidRDefault="00155B18" w:rsidP="00A55B49">
      <w:pPr>
        <w:pStyle w:val="1-text"/>
        <w:numPr>
          <w:ilvl w:val="0"/>
          <w:numId w:val="56"/>
        </w:numPr>
        <w:spacing w:before="0" w:after="120"/>
        <w:ind w:left="720" w:hanging="540"/>
        <w:rPr>
          <w:rFonts w:ascii="Calibri" w:hAnsi="Calibri" w:cs="Calibri"/>
          <w:color w:val="0F243E" w:themeColor="text2" w:themeShade="80"/>
          <w:spacing w:val="0"/>
          <w:szCs w:val="24"/>
        </w:rPr>
      </w:pPr>
      <w:r w:rsidRPr="00EB0E11">
        <w:rPr>
          <w:rFonts w:ascii="Calibri" w:hAnsi="Calibri" w:cs="Calibri"/>
          <w:b/>
          <w:bCs/>
          <w:color w:val="0F243E" w:themeColor="text2" w:themeShade="80"/>
          <w:spacing w:val="0"/>
          <w:szCs w:val="24"/>
        </w:rPr>
        <w:t xml:space="preserve">Contract </w:t>
      </w:r>
      <w:r w:rsidR="00C41FEC">
        <w:rPr>
          <w:rFonts w:ascii="Calibri" w:hAnsi="Calibri" w:cs="Calibri"/>
          <w:b/>
          <w:bCs/>
          <w:color w:val="0F243E" w:themeColor="text2" w:themeShade="80"/>
          <w:spacing w:val="0"/>
          <w:szCs w:val="24"/>
        </w:rPr>
        <w:t xml:space="preserve">For </w:t>
      </w:r>
      <w:r w:rsidR="00184DE2">
        <w:rPr>
          <w:rFonts w:ascii="Calibri" w:hAnsi="Calibri" w:cs="Calibri"/>
          <w:b/>
          <w:bCs/>
          <w:color w:val="0F243E" w:themeColor="text2" w:themeShade="80"/>
          <w:spacing w:val="0"/>
          <w:szCs w:val="24"/>
        </w:rPr>
        <w:t>(Goods)</w:t>
      </w:r>
      <w:r w:rsidRPr="00EB0E11">
        <w:rPr>
          <w:rFonts w:ascii="Calibri" w:hAnsi="Calibri" w:cs="Calibri"/>
          <w:b/>
          <w:bCs/>
          <w:color w:val="0F243E" w:themeColor="text2" w:themeShade="80"/>
          <w:spacing w:val="0"/>
          <w:szCs w:val="24"/>
        </w:rPr>
        <w:t>:</w:t>
      </w:r>
      <w:r w:rsidRPr="00EB0E11">
        <w:rPr>
          <w:rFonts w:ascii="Calibri" w:hAnsi="Calibri" w:cs="Calibri"/>
          <w:color w:val="0F243E" w:themeColor="text2" w:themeShade="80"/>
          <w:spacing w:val="0"/>
          <w:szCs w:val="24"/>
        </w:rPr>
        <w:t xml:space="preserve"> The Contract </w:t>
      </w:r>
      <w:r w:rsidR="00E95409">
        <w:rPr>
          <w:rFonts w:ascii="Calibri" w:hAnsi="Calibri" w:cs="Calibri"/>
          <w:color w:val="0F243E" w:themeColor="text2" w:themeShade="80"/>
          <w:spacing w:val="0"/>
          <w:szCs w:val="24"/>
        </w:rPr>
        <w:t>t</w:t>
      </w:r>
      <w:r w:rsidRPr="00EB0E11">
        <w:rPr>
          <w:rFonts w:ascii="Calibri" w:hAnsi="Calibri" w:cs="Calibri"/>
          <w:color w:val="0F243E" w:themeColor="text2" w:themeShade="80"/>
          <w:spacing w:val="0"/>
          <w:szCs w:val="24"/>
        </w:rPr>
        <w:t>i</w:t>
      </w:r>
      <w:r w:rsidR="00E95409">
        <w:rPr>
          <w:rFonts w:ascii="Calibri" w:hAnsi="Calibri" w:cs="Calibri"/>
          <w:color w:val="0F243E" w:themeColor="text2" w:themeShade="80"/>
          <w:spacing w:val="0"/>
          <w:szCs w:val="24"/>
        </w:rPr>
        <w:t>t</w:t>
      </w:r>
      <w:r w:rsidRPr="00EB0E11">
        <w:rPr>
          <w:rFonts w:ascii="Calibri" w:hAnsi="Calibri" w:cs="Calibri"/>
          <w:color w:val="0F243E" w:themeColor="text2" w:themeShade="80"/>
          <w:spacing w:val="0"/>
          <w:szCs w:val="24"/>
        </w:rPr>
        <w:t xml:space="preserve">le should </w:t>
      </w:r>
      <w:r w:rsidR="005F5030" w:rsidRPr="00EB0E11">
        <w:rPr>
          <w:rFonts w:ascii="Calibri" w:hAnsi="Calibri" w:cs="Calibri"/>
          <w:color w:val="0F243E" w:themeColor="text2" w:themeShade="80"/>
          <w:spacing w:val="0"/>
          <w:szCs w:val="24"/>
        </w:rPr>
        <w:t>match or</w:t>
      </w:r>
      <w:r w:rsidRPr="00EB0E11">
        <w:rPr>
          <w:rFonts w:ascii="Calibri" w:hAnsi="Calibri" w:cs="Calibri"/>
          <w:color w:val="0F243E" w:themeColor="text2" w:themeShade="80"/>
          <w:spacing w:val="0"/>
          <w:szCs w:val="24"/>
        </w:rPr>
        <w:t xml:space="preserve"> be </w:t>
      </w:r>
      <w:proofErr w:type="gramStart"/>
      <w:r w:rsidRPr="00EB0E11">
        <w:rPr>
          <w:rFonts w:ascii="Calibri" w:hAnsi="Calibri" w:cs="Calibri"/>
          <w:color w:val="0F243E" w:themeColor="text2" w:themeShade="80"/>
          <w:spacing w:val="0"/>
          <w:szCs w:val="24"/>
        </w:rPr>
        <w:t>similar to</w:t>
      </w:r>
      <w:proofErr w:type="gramEnd"/>
      <w:r w:rsidRPr="00EB0E11">
        <w:rPr>
          <w:rFonts w:ascii="Calibri" w:hAnsi="Calibri" w:cs="Calibri"/>
          <w:color w:val="0F243E" w:themeColor="text2" w:themeShade="80"/>
          <w:spacing w:val="0"/>
          <w:szCs w:val="24"/>
        </w:rPr>
        <w:t xml:space="preserve"> the Short Description in OregonBuys</w:t>
      </w:r>
      <w:r w:rsidR="00676920" w:rsidRPr="00676920">
        <w:rPr>
          <w:rFonts w:ascii="Calibri" w:hAnsi="Calibri" w:cs="Calibri"/>
          <w:color w:val="0F243E" w:themeColor="text2" w:themeShade="80"/>
          <w:spacing w:val="0"/>
          <w:szCs w:val="24"/>
        </w:rPr>
        <w:t>®</w:t>
      </w:r>
      <w:r w:rsidRPr="00EB0E11">
        <w:rPr>
          <w:rFonts w:ascii="Calibri" w:hAnsi="Calibri" w:cs="Calibri"/>
          <w:color w:val="0F243E" w:themeColor="text2" w:themeShade="80"/>
          <w:spacing w:val="0"/>
          <w:szCs w:val="24"/>
        </w:rPr>
        <w:t xml:space="preserve">, if </w:t>
      </w:r>
      <w:r w:rsidR="00E95409">
        <w:rPr>
          <w:rFonts w:ascii="Calibri" w:hAnsi="Calibri" w:cs="Calibri"/>
          <w:color w:val="0F243E" w:themeColor="text2" w:themeShade="80"/>
          <w:spacing w:val="0"/>
          <w:szCs w:val="24"/>
        </w:rPr>
        <w:t>this c</w:t>
      </w:r>
      <w:r w:rsidRPr="00EB0E11">
        <w:rPr>
          <w:rFonts w:ascii="Calibri" w:hAnsi="Calibri" w:cs="Calibri"/>
          <w:color w:val="0F243E" w:themeColor="text2" w:themeShade="80"/>
          <w:spacing w:val="0"/>
          <w:szCs w:val="24"/>
        </w:rPr>
        <w:t xml:space="preserve">ontract will be uploaded in </w:t>
      </w:r>
      <w:r w:rsidR="00B14C16" w:rsidRPr="00EB0E11">
        <w:rPr>
          <w:rFonts w:ascii="Calibri" w:hAnsi="Calibri" w:cs="Calibri"/>
          <w:color w:val="0F243E" w:themeColor="text2" w:themeShade="80"/>
          <w:spacing w:val="0"/>
          <w:szCs w:val="24"/>
        </w:rPr>
        <w:t>OregonBuys</w:t>
      </w:r>
      <w:r w:rsidR="00EC0112" w:rsidRPr="00676920">
        <w:rPr>
          <w:rFonts w:ascii="Calibri" w:hAnsi="Calibri" w:cs="Calibri"/>
          <w:color w:val="0F243E" w:themeColor="text2" w:themeShade="80"/>
          <w:spacing w:val="0"/>
          <w:szCs w:val="24"/>
        </w:rPr>
        <w:t>®</w:t>
      </w:r>
      <w:r w:rsidRPr="00EB0E11">
        <w:rPr>
          <w:rFonts w:ascii="Calibri" w:hAnsi="Calibri" w:cs="Calibri"/>
          <w:color w:val="0F243E" w:themeColor="text2" w:themeShade="80"/>
          <w:spacing w:val="0"/>
          <w:szCs w:val="24"/>
        </w:rPr>
        <w:t>.</w:t>
      </w:r>
    </w:p>
    <w:p w14:paraId="27164A52" w14:textId="651B2F88" w:rsidR="00155B18" w:rsidRPr="00EB0E11" w:rsidRDefault="00155B18" w:rsidP="00A55B49">
      <w:pPr>
        <w:pStyle w:val="1-text"/>
        <w:numPr>
          <w:ilvl w:val="0"/>
          <w:numId w:val="56"/>
        </w:numPr>
        <w:spacing w:before="0" w:after="120"/>
        <w:ind w:left="720" w:hanging="540"/>
        <w:rPr>
          <w:rFonts w:ascii="Calibri" w:hAnsi="Calibri" w:cs="Calibri"/>
          <w:color w:val="0F243E" w:themeColor="text2" w:themeShade="80"/>
          <w:spacing w:val="0"/>
          <w:szCs w:val="24"/>
        </w:rPr>
      </w:pPr>
      <w:r w:rsidRPr="00EB0E11">
        <w:rPr>
          <w:rFonts w:ascii="Calibri" w:hAnsi="Calibri" w:cs="Calibri"/>
          <w:b/>
          <w:bCs/>
          <w:color w:val="0F243E" w:themeColor="text2" w:themeShade="80"/>
          <w:spacing w:val="0"/>
          <w:szCs w:val="24"/>
        </w:rPr>
        <w:t>Contract Number (No.):</w:t>
      </w:r>
      <w:r w:rsidRPr="00EB0E11">
        <w:rPr>
          <w:rFonts w:ascii="Calibri" w:hAnsi="Calibri" w:cs="Calibri"/>
          <w:color w:val="0F243E" w:themeColor="text2" w:themeShade="80"/>
          <w:spacing w:val="0"/>
          <w:szCs w:val="24"/>
        </w:rPr>
        <w:t xml:space="preserve"> The Contract </w:t>
      </w:r>
      <w:r w:rsidR="00E95409">
        <w:rPr>
          <w:rFonts w:ascii="Calibri" w:hAnsi="Calibri" w:cs="Calibri"/>
          <w:color w:val="0F243E" w:themeColor="text2" w:themeShade="80"/>
          <w:spacing w:val="0"/>
          <w:szCs w:val="24"/>
        </w:rPr>
        <w:t>n</w:t>
      </w:r>
      <w:r w:rsidRPr="00EB0E11">
        <w:rPr>
          <w:rFonts w:ascii="Calibri" w:hAnsi="Calibri" w:cs="Calibri"/>
          <w:color w:val="0F243E" w:themeColor="text2" w:themeShade="80"/>
          <w:spacing w:val="0"/>
          <w:szCs w:val="24"/>
        </w:rPr>
        <w:t>umber should be the OregonBuys</w:t>
      </w:r>
      <w:r w:rsidR="00676920" w:rsidRPr="00676920">
        <w:rPr>
          <w:rFonts w:ascii="Calibri" w:hAnsi="Calibri" w:cs="Calibri"/>
          <w:color w:val="0F243E" w:themeColor="text2" w:themeShade="80"/>
          <w:spacing w:val="0"/>
          <w:szCs w:val="24"/>
        </w:rPr>
        <w:t>®</w:t>
      </w:r>
      <w:r w:rsidRPr="00EB0E11">
        <w:rPr>
          <w:rFonts w:ascii="Calibri" w:hAnsi="Calibri" w:cs="Calibri"/>
          <w:color w:val="0F243E" w:themeColor="text2" w:themeShade="80"/>
          <w:spacing w:val="0"/>
          <w:szCs w:val="24"/>
        </w:rPr>
        <w:t xml:space="preserve"> Master Blank Purchase Order Number, if </w:t>
      </w:r>
      <w:r w:rsidR="00E95409">
        <w:rPr>
          <w:rFonts w:ascii="Calibri" w:hAnsi="Calibri" w:cs="Calibri"/>
          <w:color w:val="0F243E" w:themeColor="text2" w:themeShade="80"/>
          <w:spacing w:val="0"/>
          <w:szCs w:val="24"/>
        </w:rPr>
        <w:t>this c</w:t>
      </w:r>
      <w:r w:rsidRPr="00EB0E11">
        <w:rPr>
          <w:rFonts w:ascii="Calibri" w:hAnsi="Calibri" w:cs="Calibri"/>
          <w:color w:val="0F243E" w:themeColor="text2" w:themeShade="80"/>
          <w:spacing w:val="0"/>
          <w:szCs w:val="24"/>
        </w:rPr>
        <w:t xml:space="preserve">ontact will be uploaded in </w:t>
      </w:r>
      <w:r w:rsidR="00B14C16" w:rsidRPr="00EB0E11">
        <w:rPr>
          <w:rFonts w:ascii="Calibri" w:hAnsi="Calibri" w:cs="Calibri"/>
          <w:color w:val="0F243E" w:themeColor="text2" w:themeShade="80"/>
          <w:spacing w:val="0"/>
          <w:szCs w:val="24"/>
        </w:rPr>
        <w:t>OregonBuys</w:t>
      </w:r>
      <w:r w:rsidR="00676920" w:rsidRPr="00676920">
        <w:rPr>
          <w:rFonts w:ascii="Calibri" w:hAnsi="Calibri" w:cs="Calibri"/>
          <w:color w:val="0F243E" w:themeColor="text2" w:themeShade="80"/>
          <w:spacing w:val="0"/>
          <w:szCs w:val="24"/>
        </w:rPr>
        <w:t>®</w:t>
      </w:r>
      <w:r w:rsidRPr="00EB0E11">
        <w:rPr>
          <w:rFonts w:ascii="Calibri" w:hAnsi="Calibri" w:cs="Calibri"/>
          <w:color w:val="0F243E" w:themeColor="text2" w:themeShade="80"/>
          <w:spacing w:val="0"/>
          <w:szCs w:val="24"/>
        </w:rPr>
        <w:t>.</w:t>
      </w:r>
    </w:p>
    <w:p w14:paraId="1D2DE3B0" w14:textId="15F5C118" w:rsidR="00155B18" w:rsidRPr="00EB0E11" w:rsidRDefault="00155B18" w:rsidP="0DA3EF71">
      <w:pPr>
        <w:pStyle w:val="1-text"/>
        <w:numPr>
          <w:ilvl w:val="0"/>
          <w:numId w:val="56"/>
        </w:numPr>
        <w:spacing w:before="0" w:after="120"/>
        <w:ind w:left="720" w:hanging="540"/>
        <w:rPr>
          <w:rFonts w:ascii="Calibri" w:hAnsi="Calibri" w:cs="Calibri"/>
          <w:snapToGrid w:val="0"/>
          <w:color w:val="0F243E" w:themeColor="text2" w:themeShade="80"/>
        </w:rPr>
      </w:pPr>
      <w:r w:rsidRPr="0DA3EF71">
        <w:rPr>
          <w:rFonts w:ascii="Calibri" w:hAnsi="Calibri" w:cs="Calibri"/>
          <w:b/>
          <w:bCs/>
          <w:snapToGrid w:val="0"/>
          <w:color w:val="0F243E" w:themeColor="text2" w:themeShade="80"/>
        </w:rPr>
        <w:t>Delete all instruction pages</w:t>
      </w:r>
      <w:r w:rsidR="006762DB" w:rsidRPr="0DA3EF71">
        <w:rPr>
          <w:rFonts w:ascii="Calibri" w:hAnsi="Calibri" w:cs="Calibri"/>
          <w:b/>
          <w:bCs/>
          <w:snapToGrid w:val="0"/>
          <w:color w:val="0F243E" w:themeColor="text2" w:themeShade="80"/>
        </w:rPr>
        <w:t xml:space="preserve"> and</w:t>
      </w:r>
      <w:r w:rsidRPr="0DA3EF71">
        <w:rPr>
          <w:rFonts w:ascii="Calibri" w:hAnsi="Calibri" w:cs="Calibri"/>
          <w:b/>
          <w:bCs/>
          <w:snapToGrid w:val="0"/>
          <w:color w:val="0F243E" w:themeColor="text2" w:themeShade="80"/>
        </w:rPr>
        <w:t xml:space="preserve"> yellow highlights</w:t>
      </w:r>
      <w:r w:rsidR="006762DB" w:rsidRPr="0DA3EF71">
        <w:rPr>
          <w:rFonts w:ascii="Calibri" w:hAnsi="Calibri" w:cs="Calibri"/>
          <w:b/>
          <w:bCs/>
          <w:snapToGrid w:val="0"/>
          <w:color w:val="0F243E" w:themeColor="text2" w:themeShade="80"/>
        </w:rPr>
        <w:t xml:space="preserve"> </w:t>
      </w:r>
      <w:r w:rsidRPr="0DA3EF71">
        <w:rPr>
          <w:rFonts w:ascii="Calibri" w:hAnsi="Calibri" w:cs="Calibri"/>
          <w:snapToGrid w:val="0"/>
          <w:color w:val="0F243E" w:themeColor="text2" w:themeShade="80"/>
        </w:rPr>
        <w:t>before sending to manager or DOJ.</w:t>
      </w:r>
      <w:r w:rsidRPr="0DA3EF71">
        <w:rPr>
          <w:rFonts w:ascii="Calibri" w:hAnsi="Calibri" w:cs="Calibri"/>
          <w:b/>
          <w:bCs/>
          <w:snapToGrid w:val="0"/>
          <w:color w:val="0F243E" w:themeColor="text2" w:themeShade="80"/>
        </w:rPr>
        <w:t xml:space="preserve"> </w:t>
      </w:r>
    </w:p>
    <w:p w14:paraId="6E1FA1DA" w14:textId="411CD474" w:rsidR="00155B18" w:rsidRPr="00EB0E11" w:rsidRDefault="7F0FA5DE" w:rsidP="0DA3EF71">
      <w:pPr>
        <w:pStyle w:val="1-text"/>
        <w:spacing w:before="0" w:after="120"/>
        <w:rPr>
          <w:rFonts w:cstheme="minorBidi"/>
          <w:b/>
          <w:bCs/>
          <w:snapToGrid w:val="0"/>
          <w:sz w:val="28"/>
          <w:szCs w:val="28"/>
        </w:rPr>
      </w:pPr>
      <w:r w:rsidRPr="0DA3EF71">
        <w:rPr>
          <w:rFonts w:cstheme="minorBidi"/>
          <w:b/>
          <w:bCs/>
          <w:sz w:val="28"/>
          <w:szCs w:val="28"/>
        </w:rPr>
        <w:t>Template Changes:</w:t>
      </w:r>
    </w:p>
    <w:p w14:paraId="7BB38E2F" w14:textId="285790A0" w:rsidR="00155B18" w:rsidRPr="00EB0E11" w:rsidRDefault="29AFD60F" w:rsidP="0DA3EF71">
      <w:pPr>
        <w:pStyle w:val="1-text"/>
        <w:numPr>
          <w:ilvl w:val="0"/>
          <w:numId w:val="1"/>
        </w:numPr>
        <w:spacing w:before="0" w:after="120"/>
        <w:ind w:left="360" w:hanging="450"/>
        <w:rPr>
          <w:rFonts w:cstheme="minorBidi"/>
          <w:snapToGrid w:val="0"/>
        </w:rPr>
      </w:pPr>
      <w:r w:rsidRPr="0DA3EF71">
        <w:rPr>
          <w:rFonts w:cstheme="minorBidi"/>
          <w:b/>
          <w:bCs/>
        </w:rPr>
        <w:t>Recitals</w:t>
      </w:r>
      <w:r w:rsidRPr="0DA3EF71">
        <w:rPr>
          <w:rFonts w:cstheme="minorBidi"/>
        </w:rPr>
        <w:t xml:space="preserve">: Recitals are optional. To remove the recital section, delete the word RECITALS, </w:t>
      </w:r>
      <w:r w:rsidR="73D4C3A7" w:rsidRPr="0DA3EF71">
        <w:rPr>
          <w:rFonts w:cstheme="minorBidi"/>
        </w:rPr>
        <w:t>delete</w:t>
      </w:r>
      <w:r w:rsidRPr="0DA3EF71">
        <w:rPr>
          <w:rFonts w:cstheme="minorBidi"/>
        </w:rPr>
        <w:t xml:space="preserve"> all lines </w:t>
      </w:r>
      <w:r w:rsidR="00126830">
        <w:rPr>
          <w:rFonts w:cstheme="minorBidi"/>
        </w:rPr>
        <w:t>1</w:t>
      </w:r>
      <w:r w:rsidRPr="0DA3EF71">
        <w:rPr>
          <w:rFonts w:cstheme="minorBidi"/>
        </w:rPr>
        <w:t xml:space="preserve">, </w:t>
      </w:r>
      <w:r w:rsidR="00126830">
        <w:rPr>
          <w:rFonts w:cstheme="minorBidi"/>
        </w:rPr>
        <w:t>2</w:t>
      </w:r>
      <w:r w:rsidRPr="0DA3EF71">
        <w:rPr>
          <w:rFonts w:cstheme="minorBidi"/>
        </w:rPr>
        <w:t xml:space="preserve">, and </w:t>
      </w:r>
      <w:r w:rsidR="00126830">
        <w:rPr>
          <w:rFonts w:cstheme="minorBidi"/>
        </w:rPr>
        <w:t>3</w:t>
      </w:r>
      <w:r w:rsidRPr="0DA3EF71">
        <w:rPr>
          <w:rFonts w:cstheme="minorBidi"/>
        </w:rPr>
        <w:t>; and delete the word AGREEMENT.  Your Contract will move from the header paragraph to “The parties agree as follows:” (see example)</w:t>
      </w:r>
    </w:p>
    <w:p w14:paraId="684F39C9" w14:textId="7D1703F2" w:rsidR="00155B18" w:rsidRPr="00EB0E11" w:rsidRDefault="29AFD60F" w:rsidP="0DA3EF71">
      <w:pPr>
        <w:ind w:left="720"/>
        <w:rPr>
          <w:rFonts w:asciiTheme="minorHAnsi" w:hAnsiTheme="minorHAnsi" w:cstheme="minorBidi"/>
          <w:snapToGrid w:val="0"/>
          <w:szCs w:val="24"/>
        </w:rPr>
      </w:pPr>
      <w:r w:rsidRPr="0DA3EF71">
        <w:rPr>
          <w:rFonts w:asciiTheme="minorHAnsi" w:hAnsiTheme="minorHAnsi" w:cstheme="minorBidi"/>
        </w:rPr>
        <w:t>This Contract for _______ (Goods) and related services (Contract) is between the State of Oregon, acting by and through its _____________________________ (Agency) and [</w:t>
      </w:r>
      <w:r w:rsidRPr="0DA3EF71">
        <w:rPr>
          <w:rFonts w:asciiTheme="minorHAnsi" w:hAnsiTheme="minorHAnsi" w:cstheme="minorBidi"/>
          <w:b/>
          <w:bCs/>
          <w:i/>
          <w:iCs/>
        </w:rPr>
        <w:t>legal name of contractor as registered with Oregon Secretary of State]</w:t>
      </w:r>
      <w:r w:rsidRPr="0DA3EF71">
        <w:rPr>
          <w:rFonts w:asciiTheme="minorHAnsi" w:hAnsiTheme="minorHAnsi" w:cstheme="minorBidi"/>
          <w:b/>
          <w:bCs/>
        </w:rPr>
        <w:t>,</w:t>
      </w:r>
      <w:r w:rsidRPr="0DA3EF71">
        <w:rPr>
          <w:rFonts w:asciiTheme="minorHAnsi" w:hAnsiTheme="minorHAnsi" w:cstheme="minorBidi"/>
        </w:rPr>
        <w:t xml:space="preserve"> a </w:t>
      </w:r>
      <w:r w:rsidRPr="0DA3EF71">
        <w:rPr>
          <w:rFonts w:asciiTheme="minorHAnsi" w:hAnsiTheme="minorHAnsi" w:cstheme="minorBidi"/>
          <w:highlight w:val="yellow"/>
        </w:rPr>
        <w:t>__________</w:t>
      </w:r>
      <w:r w:rsidR="10BCEDBC" w:rsidRPr="0DA3EF71">
        <w:rPr>
          <w:rFonts w:asciiTheme="minorHAnsi" w:hAnsiTheme="minorHAnsi" w:cstheme="minorBidi"/>
          <w:highlight w:val="yellow"/>
        </w:rPr>
        <w:t>]</w:t>
      </w:r>
      <w:r w:rsidRPr="0DA3EF71">
        <w:rPr>
          <w:rFonts w:asciiTheme="minorHAnsi" w:hAnsiTheme="minorHAnsi" w:cstheme="minorBidi"/>
        </w:rPr>
        <w:t xml:space="preserve"> (Contractor) and is effective on the Effective Date. Agency and Contractor are the parties to this Contract.</w:t>
      </w:r>
    </w:p>
    <w:p w14:paraId="2D774665" w14:textId="106C1D37" w:rsidR="00155B18" w:rsidRPr="00E51A94" w:rsidRDefault="29AFD60F" w:rsidP="00DB3A39">
      <w:pPr>
        <w:ind w:left="720"/>
        <w:rPr>
          <w:rFonts w:asciiTheme="minorHAnsi" w:hAnsiTheme="minorHAnsi" w:cstheme="minorBidi"/>
          <w:snapToGrid w:val="0"/>
          <w:szCs w:val="24"/>
        </w:rPr>
      </w:pPr>
      <w:r w:rsidRPr="00E51A94">
        <w:rPr>
          <w:rFonts w:asciiTheme="minorHAnsi" w:hAnsiTheme="minorHAnsi" w:cstheme="minorBidi"/>
          <w:szCs w:val="24"/>
        </w:rPr>
        <w:t>The parties agree as follows:</w:t>
      </w:r>
    </w:p>
    <w:p w14:paraId="04849DC0" w14:textId="1E2924FF" w:rsidR="00155B18" w:rsidRPr="00EB0E11" w:rsidRDefault="4C467321" w:rsidP="0DA3EF71">
      <w:pPr>
        <w:pStyle w:val="1-text"/>
        <w:spacing w:before="0" w:after="120"/>
        <w:ind w:left="360" w:hanging="450"/>
        <w:rPr>
          <w:rFonts w:ascii="Calibri" w:hAnsi="Calibri" w:cs="Calibri"/>
          <w:snapToGrid w:val="0"/>
          <w:color w:val="0F243E" w:themeColor="text2" w:themeShade="80"/>
        </w:rPr>
      </w:pPr>
      <w:r w:rsidRPr="0DA3EF71">
        <w:rPr>
          <w:rFonts w:ascii="Calibri" w:hAnsi="Calibri" w:cs="Calibri"/>
          <w:b/>
          <w:bCs/>
          <w:color w:val="0F243E" w:themeColor="text2" w:themeShade="80"/>
        </w:rPr>
        <w:t>2.</w:t>
      </w:r>
      <w:r w:rsidR="00155B18">
        <w:tab/>
      </w:r>
      <w:r w:rsidR="00155B18" w:rsidRPr="0DA3EF71">
        <w:rPr>
          <w:rFonts w:ascii="Calibri" w:hAnsi="Calibri" w:cs="Calibri"/>
          <w:b/>
          <w:bCs/>
          <w:color w:val="0F243E" w:themeColor="text2" w:themeShade="80"/>
        </w:rPr>
        <w:t xml:space="preserve">Exhibit B: </w:t>
      </w:r>
      <w:r w:rsidR="00155B18" w:rsidRPr="0DA3EF71">
        <w:rPr>
          <w:rFonts w:ascii="Calibri" w:hAnsi="Calibri" w:cs="Calibri"/>
          <w:color w:val="0F243E" w:themeColor="text2" w:themeShade="80"/>
        </w:rPr>
        <w:t xml:space="preserve">Insurance Requirements are mandatory. </w:t>
      </w:r>
      <w:r w:rsidR="46849066" w:rsidRPr="0DA3EF71">
        <w:rPr>
          <w:rFonts w:ascii="Calibri" w:hAnsi="Calibri" w:cs="Calibri"/>
          <w:color w:val="0F243E" w:themeColor="text2" w:themeShade="80"/>
        </w:rPr>
        <w:t xml:space="preserve">DO NOT SKIP. </w:t>
      </w:r>
      <w:r w:rsidR="006D546F" w:rsidRPr="0DA3EF71">
        <w:rPr>
          <w:rFonts w:ascii="Calibri" w:hAnsi="Calibri" w:cs="Calibri"/>
          <w:color w:val="0F243E" w:themeColor="text2" w:themeShade="80"/>
        </w:rPr>
        <w:t xml:space="preserve">Agency </w:t>
      </w:r>
      <w:r w:rsidR="00522AF1">
        <w:rPr>
          <w:rFonts w:ascii="Calibri" w:hAnsi="Calibri" w:cs="Calibri"/>
          <w:color w:val="0F243E" w:themeColor="text2" w:themeShade="80"/>
        </w:rPr>
        <w:t>must</w:t>
      </w:r>
      <w:r w:rsidR="00522AF1" w:rsidRPr="0DA3EF71">
        <w:rPr>
          <w:rFonts w:ascii="Calibri" w:hAnsi="Calibri" w:cs="Calibri"/>
          <w:color w:val="0F243E" w:themeColor="text2" w:themeShade="80"/>
        </w:rPr>
        <w:t xml:space="preserve"> </w:t>
      </w:r>
      <w:r w:rsidR="006D546F" w:rsidRPr="0DA3EF71">
        <w:rPr>
          <w:rFonts w:ascii="Calibri" w:hAnsi="Calibri" w:cs="Calibri"/>
          <w:color w:val="0F243E" w:themeColor="text2" w:themeShade="80"/>
        </w:rPr>
        <w:t xml:space="preserve">conduct a risk assessment </w:t>
      </w:r>
      <w:r w:rsidR="000052AE" w:rsidRPr="0DA3EF71">
        <w:rPr>
          <w:rFonts w:ascii="Calibri" w:hAnsi="Calibri" w:cs="Calibri"/>
          <w:color w:val="0F243E" w:themeColor="text2" w:themeShade="80"/>
        </w:rPr>
        <w:t xml:space="preserve">pursuant to instructions set forth on DAS Risk Management website. </w:t>
      </w:r>
      <w:hyperlink r:id="rId11">
        <w:r w:rsidR="73F68B3F" w:rsidRPr="0DA3EF71">
          <w:rPr>
            <w:rStyle w:val="Hyperlink"/>
            <w:rFonts w:ascii="Calibri" w:hAnsi="Calibri" w:cs="Calibri"/>
          </w:rPr>
          <w:t>https://www.oregon.gov/das/risk/pages/index.aspx</w:t>
        </w:r>
      </w:hyperlink>
      <w:r w:rsidR="009D26A1">
        <w:rPr>
          <w:rFonts w:ascii="Calibri" w:hAnsi="Calibri" w:cs="Calibri"/>
          <w:color w:val="0F243E" w:themeColor="text2" w:themeShade="80"/>
        </w:rPr>
        <w:t xml:space="preserve">. </w:t>
      </w:r>
      <w:r w:rsidR="00522AF1">
        <w:rPr>
          <w:rFonts w:ascii="Calibri" w:hAnsi="Calibri" w:cs="Calibri"/>
          <w:color w:val="0F243E" w:themeColor="text2" w:themeShade="80"/>
        </w:rPr>
        <w:t>I</w:t>
      </w:r>
      <w:r w:rsidR="000052AE" w:rsidRPr="0DA3EF71">
        <w:rPr>
          <w:rFonts w:ascii="Calibri" w:hAnsi="Calibri" w:cs="Calibri"/>
          <w:color w:val="0F243E" w:themeColor="text2" w:themeShade="80"/>
        </w:rPr>
        <w:t xml:space="preserve">nsert the appropriate insurance requirement template. </w:t>
      </w:r>
    </w:p>
    <w:p w14:paraId="6EA474D0" w14:textId="4AD26712" w:rsidR="00155B18" w:rsidRPr="00EB0E11" w:rsidRDefault="7B24C9DE" w:rsidP="0DA3EF71">
      <w:pPr>
        <w:spacing w:after="160" w:line="259" w:lineRule="auto"/>
        <w:ind w:left="360" w:hanging="450"/>
        <w:rPr>
          <w:rFonts w:cs="Calibri"/>
          <w:color w:val="0F243E" w:themeColor="text2" w:themeShade="80"/>
          <w:szCs w:val="24"/>
        </w:rPr>
      </w:pPr>
      <w:r w:rsidRPr="00650F4A">
        <w:rPr>
          <w:rFonts w:asciiTheme="minorHAnsi" w:hAnsiTheme="minorHAnsi" w:cs="Calibri"/>
          <w:b/>
          <w:bCs/>
          <w:color w:val="0F243E" w:themeColor="text2" w:themeShade="80"/>
          <w:szCs w:val="24"/>
        </w:rPr>
        <w:t>3.</w:t>
      </w:r>
      <w:r w:rsidR="006629F9">
        <w:tab/>
      </w:r>
      <w:r w:rsidR="207E1788" w:rsidRPr="0DA3EF71">
        <w:rPr>
          <w:rFonts w:eastAsia="Calibri" w:cs="Calibri"/>
          <w:color w:val="0F243E" w:themeColor="text2" w:themeShade="80"/>
        </w:rPr>
        <w:t xml:space="preserve">Information Technology (IT): </w:t>
      </w:r>
      <w:r w:rsidR="006629F9" w:rsidRPr="0DA3EF71">
        <w:rPr>
          <w:rFonts w:eastAsia="Calibri" w:cs="Calibri"/>
          <w:color w:val="0F243E" w:themeColor="text2" w:themeShade="80"/>
        </w:rPr>
        <w:t xml:space="preserve">Review and assess </w:t>
      </w:r>
      <w:r w:rsidR="00F510F5">
        <w:rPr>
          <w:rFonts w:eastAsia="Calibri" w:cs="Calibri"/>
          <w:color w:val="0F243E" w:themeColor="text2" w:themeShade="80"/>
        </w:rPr>
        <w:t>the intended purchase</w:t>
      </w:r>
      <w:r w:rsidR="00CC207C" w:rsidRPr="0DA3EF71">
        <w:rPr>
          <w:rFonts w:eastAsia="Calibri" w:cs="Calibri"/>
          <w:color w:val="0F243E" w:themeColor="text2" w:themeShade="80"/>
        </w:rPr>
        <w:t xml:space="preserve"> for Information Technology (IT) software or </w:t>
      </w:r>
      <w:r w:rsidR="00C60210" w:rsidRPr="0DA3EF71">
        <w:rPr>
          <w:rFonts w:eastAsia="Calibri" w:cs="Calibri"/>
          <w:color w:val="0F243E" w:themeColor="text2" w:themeShade="80"/>
        </w:rPr>
        <w:t>services</w:t>
      </w:r>
      <w:r w:rsidR="00C60210">
        <w:rPr>
          <w:rFonts w:eastAsia="Calibri" w:cs="Calibri"/>
          <w:color w:val="0F243E" w:themeColor="text2" w:themeShade="80"/>
        </w:rPr>
        <w:t xml:space="preserve"> and</w:t>
      </w:r>
      <w:r w:rsidR="00F510F5">
        <w:rPr>
          <w:rFonts w:eastAsia="Calibri" w:cs="Calibri"/>
          <w:color w:val="0F243E" w:themeColor="text2" w:themeShade="80"/>
        </w:rPr>
        <w:t xml:space="preserve"> </w:t>
      </w:r>
      <w:r w:rsidR="00416017">
        <w:rPr>
          <w:rFonts w:eastAsia="Calibri" w:cs="Calibri"/>
          <w:color w:val="0F243E" w:themeColor="text2" w:themeShade="80"/>
        </w:rPr>
        <w:t>d</w:t>
      </w:r>
      <w:r w:rsidR="006E31B5" w:rsidRPr="0DA3EF71">
        <w:rPr>
          <w:rFonts w:eastAsia="Calibri" w:cs="Calibri"/>
          <w:color w:val="0F243E" w:themeColor="text2" w:themeShade="80"/>
        </w:rPr>
        <w:t>iscuss</w:t>
      </w:r>
      <w:r w:rsidR="00F510F5">
        <w:rPr>
          <w:rFonts w:eastAsia="Calibri" w:cs="Calibri"/>
          <w:color w:val="0F243E" w:themeColor="text2" w:themeShade="80"/>
        </w:rPr>
        <w:t xml:space="preserve"> concerns</w:t>
      </w:r>
      <w:r w:rsidR="006E31B5" w:rsidRPr="0DA3EF71">
        <w:rPr>
          <w:rFonts w:eastAsia="Calibri" w:cs="Calibri"/>
          <w:color w:val="0F243E" w:themeColor="text2" w:themeShade="80"/>
        </w:rPr>
        <w:t xml:space="preserve"> with your agenc</w:t>
      </w:r>
      <w:r w:rsidR="00B368AD" w:rsidRPr="0DA3EF71">
        <w:rPr>
          <w:rFonts w:eastAsia="Calibri" w:cs="Calibri"/>
          <w:color w:val="0F243E" w:themeColor="text2" w:themeShade="80"/>
        </w:rPr>
        <w:t>y’s</w:t>
      </w:r>
      <w:r w:rsidR="006E31B5" w:rsidRPr="0DA3EF71">
        <w:rPr>
          <w:rFonts w:eastAsia="Calibri" w:cs="Calibri"/>
          <w:color w:val="0F243E" w:themeColor="text2" w:themeShade="80"/>
        </w:rPr>
        <w:t xml:space="preserve"> IT security group. </w:t>
      </w:r>
      <w:r w:rsidR="00A565E6" w:rsidRPr="0DA3EF71">
        <w:rPr>
          <w:rFonts w:eastAsia="Calibri" w:cs="Calibri"/>
          <w:color w:val="0F243E" w:themeColor="text2" w:themeShade="80"/>
        </w:rPr>
        <w:t xml:space="preserve">If your agency’s IT security group determines </w:t>
      </w:r>
      <w:r w:rsidR="00416017">
        <w:rPr>
          <w:rFonts w:eastAsia="Calibri" w:cs="Calibri"/>
          <w:color w:val="0F243E" w:themeColor="text2" w:themeShade="80"/>
        </w:rPr>
        <w:t>there are</w:t>
      </w:r>
      <w:r w:rsidR="00421B80" w:rsidRPr="0DA3EF71">
        <w:rPr>
          <w:rFonts w:eastAsia="Calibri" w:cs="Calibri"/>
          <w:color w:val="0F243E" w:themeColor="text2" w:themeShade="80"/>
        </w:rPr>
        <w:t xml:space="preserve"> risk</w:t>
      </w:r>
      <w:r w:rsidR="00416017">
        <w:rPr>
          <w:rFonts w:eastAsia="Calibri" w:cs="Calibri"/>
          <w:color w:val="0F243E" w:themeColor="text2" w:themeShade="80"/>
        </w:rPr>
        <w:t>s</w:t>
      </w:r>
      <w:r w:rsidR="00421B80" w:rsidRPr="0DA3EF71">
        <w:rPr>
          <w:rFonts w:eastAsia="Calibri" w:cs="Calibri"/>
          <w:color w:val="0F243E" w:themeColor="text2" w:themeShade="80"/>
        </w:rPr>
        <w:t xml:space="preserve"> </w:t>
      </w:r>
      <w:r w:rsidR="00C4496D" w:rsidRPr="0DA3EF71">
        <w:rPr>
          <w:rFonts w:eastAsia="Calibri" w:cs="Calibri"/>
          <w:color w:val="0F243E" w:themeColor="text2" w:themeShade="80"/>
        </w:rPr>
        <w:t>related to IT software or services</w:t>
      </w:r>
      <w:r w:rsidR="001036D8">
        <w:rPr>
          <w:rFonts w:eastAsia="Calibri" w:cs="Calibri"/>
          <w:color w:val="0F243E" w:themeColor="text2" w:themeShade="80"/>
        </w:rPr>
        <w:t xml:space="preserve"> to address as part of this transaction</w:t>
      </w:r>
      <w:r w:rsidR="00C4496D" w:rsidRPr="0DA3EF71">
        <w:rPr>
          <w:rFonts w:eastAsia="Calibri" w:cs="Calibri"/>
          <w:color w:val="0F243E" w:themeColor="text2" w:themeShade="80"/>
        </w:rPr>
        <w:t xml:space="preserve">, please work with your DOJ partner </w:t>
      </w:r>
      <w:r w:rsidR="00745CD2">
        <w:rPr>
          <w:rFonts w:eastAsia="Calibri" w:cs="Calibri"/>
          <w:color w:val="0F243E" w:themeColor="text2" w:themeShade="80"/>
        </w:rPr>
        <w:t xml:space="preserve">to identify </w:t>
      </w:r>
      <w:r w:rsidR="00C4496D" w:rsidRPr="0DA3EF71">
        <w:rPr>
          <w:rFonts w:eastAsia="Calibri" w:cs="Calibri"/>
          <w:color w:val="0F243E" w:themeColor="text2" w:themeShade="80"/>
        </w:rPr>
        <w:t>appropriate language</w:t>
      </w:r>
      <w:r w:rsidR="000B0F54" w:rsidRPr="0DA3EF71">
        <w:rPr>
          <w:rFonts w:eastAsia="Calibri" w:cs="Calibri"/>
          <w:color w:val="0F243E" w:themeColor="text2" w:themeShade="80"/>
        </w:rPr>
        <w:t>.</w:t>
      </w:r>
    </w:p>
    <w:p w14:paraId="4A584575" w14:textId="724F823A" w:rsidR="00AF5211" w:rsidRPr="00DD00BB" w:rsidRDefault="44EB895E" w:rsidP="0DA3EF71">
      <w:pPr>
        <w:pStyle w:val="1-text"/>
        <w:spacing w:before="0" w:after="120"/>
        <w:ind w:left="360" w:hanging="450"/>
        <w:rPr>
          <w:rFonts w:cstheme="minorBidi"/>
          <w:szCs w:val="24"/>
        </w:rPr>
      </w:pPr>
      <w:r w:rsidRPr="00DD00BB">
        <w:rPr>
          <w:rFonts w:cstheme="minorBidi"/>
          <w:b/>
          <w:bCs/>
          <w:szCs w:val="24"/>
        </w:rPr>
        <w:t>4.</w:t>
      </w:r>
      <w:r w:rsidR="00AF5211">
        <w:tab/>
      </w:r>
      <w:r w:rsidRPr="00DD00BB">
        <w:rPr>
          <w:rFonts w:cstheme="minorBidi"/>
          <w:szCs w:val="24"/>
        </w:rPr>
        <w:t>Alternate format and languages:</w:t>
      </w:r>
      <w:r w:rsidRPr="00DD00BB">
        <w:rPr>
          <w:rFonts w:cstheme="minorBidi"/>
          <w:b/>
          <w:bCs/>
          <w:szCs w:val="24"/>
        </w:rPr>
        <w:t xml:space="preserve"> </w:t>
      </w:r>
      <w:r w:rsidRPr="00DD00BB">
        <w:rPr>
          <w:rFonts w:cstheme="minorBidi"/>
          <w:szCs w:val="24"/>
        </w:rPr>
        <w:t>Adding an alternate format and language clause is optional.</w:t>
      </w:r>
      <w:r w:rsidRPr="00DD00BB">
        <w:rPr>
          <w:rFonts w:cstheme="minorBidi"/>
          <w:b/>
          <w:bCs/>
          <w:szCs w:val="24"/>
        </w:rPr>
        <w:t xml:space="preserve"> </w:t>
      </w:r>
    </w:p>
    <w:p w14:paraId="08524579" w14:textId="1FAB7500" w:rsidR="00AF5211" w:rsidRPr="00DD00BB" w:rsidRDefault="44EB895E" w:rsidP="0DA3EF71">
      <w:pPr>
        <w:pStyle w:val="1-text"/>
        <w:spacing w:before="0" w:after="120"/>
        <w:ind w:left="360"/>
        <w:rPr>
          <w:rFonts w:cstheme="minorBidi"/>
          <w:szCs w:val="24"/>
        </w:rPr>
      </w:pPr>
      <w:r w:rsidRPr="00DD00BB">
        <w:rPr>
          <w:rFonts w:cstheme="minorBidi"/>
          <w:szCs w:val="24"/>
        </w:rPr>
        <w:t>If</w:t>
      </w:r>
      <w:r w:rsidR="3682CF2E" w:rsidRPr="0DA3EF71">
        <w:rPr>
          <w:rFonts w:cstheme="minorBidi"/>
          <w:szCs w:val="24"/>
        </w:rPr>
        <w:t xml:space="preserve"> </w:t>
      </w:r>
      <w:r w:rsidRPr="00DD00BB">
        <w:rPr>
          <w:rFonts w:cstheme="minorBidi"/>
          <w:szCs w:val="24"/>
        </w:rPr>
        <w:t xml:space="preserve">your Agency requires an alternate format and language clause, add your clause under </w:t>
      </w:r>
      <w:r w:rsidR="00745CD2">
        <w:rPr>
          <w:rFonts w:cstheme="minorBidi"/>
          <w:szCs w:val="24"/>
        </w:rPr>
        <w:t>“</w:t>
      </w:r>
      <w:r w:rsidRPr="00DD00BB">
        <w:rPr>
          <w:rFonts w:cstheme="minorBidi"/>
          <w:szCs w:val="24"/>
        </w:rPr>
        <w:t>Contract No.,</w:t>
      </w:r>
      <w:r w:rsidR="00745CD2">
        <w:rPr>
          <w:rFonts w:cstheme="minorBidi"/>
          <w:szCs w:val="24"/>
        </w:rPr>
        <w:t>”</w:t>
      </w:r>
      <w:r w:rsidRPr="00DD00BB">
        <w:rPr>
          <w:rFonts w:cstheme="minorBidi"/>
          <w:szCs w:val="24"/>
        </w:rPr>
        <w:t xml:space="preserve"> and before the header paragraph. Below are two examples of clauses as well as a visual image of where </w:t>
      </w:r>
      <w:r w:rsidRPr="00DD00BB">
        <w:rPr>
          <w:rFonts w:cstheme="minorBidi"/>
          <w:szCs w:val="24"/>
        </w:rPr>
        <w:lastRenderedPageBreak/>
        <w:t>the clause should be placed within the Contract.</w:t>
      </w:r>
    </w:p>
    <w:p w14:paraId="0C7FF19A" w14:textId="77777777" w:rsidR="00AF5211" w:rsidRPr="00DD00BB" w:rsidRDefault="44EB895E" w:rsidP="0DA3EF71">
      <w:pPr>
        <w:widowControl w:val="0"/>
        <w:numPr>
          <w:ilvl w:val="0"/>
          <w:numId w:val="49"/>
        </w:numPr>
        <w:ind w:left="990" w:right="14"/>
        <w:contextualSpacing/>
        <w:rPr>
          <w:rFonts w:cs="Calibri"/>
          <w:szCs w:val="24"/>
        </w:rPr>
      </w:pPr>
      <w:r w:rsidRPr="00DD00BB">
        <w:rPr>
          <w:rFonts w:cs="Calibri"/>
          <w:szCs w:val="24"/>
        </w:rPr>
        <w:t>This document can be provided upon request in an alternate format for individuals with disabilities or in a language other than English for people with limited English skills. To request this document in another format or language, contact [</w:t>
      </w:r>
      <w:r w:rsidRPr="00DD00BB">
        <w:rPr>
          <w:rFonts w:cs="Calibri"/>
          <w:szCs w:val="24"/>
          <w:highlight w:val="yellow"/>
        </w:rPr>
        <w:t>enter department and phone number</w:t>
      </w:r>
      <w:r w:rsidRPr="00DD00BB">
        <w:rPr>
          <w:rFonts w:cs="Calibri"/>
          <w:szCs w:val="24"/>
        </w:rPr>
        <w:t>] for TTY, or email: [</w:t>
      </w:r>
      <w:r w:rsidRPr="00DD00BB">
        <w:rPr>
          <w:rFonts w:cs="Calibri"/>
          <w:szCs w:val="24"/>
          <w:highlight w:val="yellow"/>
        </w:rPr>
        <w:t>enter email address for your agency</w:t>
      </w:r>
      <w:r w:rsidRPr="00DD00BB">
        <w:rPr>
          <w:rFonts w:cs="Calibri"/>
          <w:szCs w:val="24"/>
        </w:rPr>
        <w:t xml:space="preserve">]; </w:t>
      </w:r>
    </w:p>
    <w:p w14:paraId="4C16ED09" w14:textId="1F30DF2F" w:rsidR="00AF5211" w:rsidRPr="00DD00BB" w:rsidRDefault="44EB895E" w:rsidP="0DA3EF71">
      <w:pPr>
        <w:widowControl w:val="0"/>
        <w:ind w:left="990" w:right="14"/>
        <w:contextualSpacing/>
        <w:rPr>
          <w:rFonts w:cs="Calibri"/>
          <w:szCs w:val="24"/>
        </w:rPr>
      </w:pPr>
      <w:r w:rsidRPr="00DD00BB">
        <w:rPr>
          <w:rFonts w:cs="Calibri"/>
          <w:szCs w:val="24"/>
        </w:rPr>
        <w:t>OR</w:t>
      </w:r>
    </w:p>
    <w:p w14:paraId="0D7C3552" w14:textId="77777777" w:rsidR="00AF5211" w:rsidRPr="00DD00BB" w:rsidRDefault="44EB895E" w:rsidP="0DA3EF71">
      <w:pPr>
        <w:widowControl w:val="0"/>
        <w:numPr>
          <w:ilvl w:val="0"/>
          <w:numId w:val="49"/>
        </w:numPr>
        <w:ind w:left="990" w:right="14"/>
        <w:contextualSpacing/>
        <w:rPr>
          <w:rFonts w:cs="Calibri"/>
          <w:szCs w:val="24"/>
        </w:rPr>
      </w:pPr>
      <w:r w:rsidRPr="00DD00BB">
        <w:rPr>
          <w:rFonts w:cs="Calibri"/>
          <w:szCs w:val="24"/>
        </w:rPr>
        <w:t>You can get this document in other languages, large print, braille, or a format you prefer free of charge. Contact the Contract Administrator at the contact information found in Section 31. [</w:t>
      </w:r>
      <w:r w:rsidRPr="00DD00BB">
        <w:rPr>
          <w:rFonts w:cs="Calibri"/>
          <w:szCs w:val="24"/>
          <w:highlight w:val="yellow"/>
        </w:rPr>
        <w:t>Agency</w:t>
      </w:r>
      <w:r w:rsidRPr="00DD00BB">
        <w:rPr>
          <w:rFonts w:cs="Calibri"/>
          <w:szCs w:val="24"/>
        </w:rPr>
        <w:t>] accepts all relay calls.</w:t>
      </w:r>
    </w:p>
    <w:p w14:paraId="2354ACE1" w14:textId="69577491" w:rsidR="00AF5211" w:rsidRPr="00DD00BB" w:rsidRDefault="00AF5211" w:rsidP="0DA3EF71">
      <w:pPr>
        <w:ind w:left="1440"/>
        <w:rPr>
          <w:rFonts w:cs="Calibri"/>
          <w:szCs w:val="24"/>
        </w:rPr>
      </w:pPr>
    </w:p>
    <w:p w14:paraId="58366517" w14:textId="53088526" w:rsidR="00AF5211" w:rsidRPr="00FF199F" w:rsidRDefault="00AF5211" w:rsidP="00AF5211">
      <w:pPr>
        <w:pStyle w:val="ListParagraph"/>
        <w:ind w:left="90"/>
        <w:rPr>
          <w:rFonts w:eastAsia="Calibri" w:cs="Calibri"/>
          <w:szCs w:val="24"/>
        </w:rPr>
      </w:pPr>
    </w:p>
    <w:p w14:paraId="13B4CF3C" w14:textId="584955E8" w:rsidR="00AF5211" w:rsidRPr="00B14C16" w:rsidRDefault="00AF5211" w:rsidP="009B2E77">
      <w:pPr>
        <w:pStyle w:val="1-text"/>
        <w:spacing w:before="0" w:after="120"/>
        <w:ind w:left="792"/>
        <w:rPr>
          <w:rFonts w:cstheme="minorHAnsi"/>
          <w:spacing w:val="0"/>
        </w:rPr>
      </w:pPr>
    </w:p>
    <w:p w14:paraId="2827EBA8" w14:textId="77777777" w:rsidR="009B2E77" w:rsidRDefault="009B2E77" w:rsidP="009B2E77">
      <w:pPr>
        <w:pStyle w:val="1-text"/>
        <w:spacing w:before="0" w:after="120"/>
        <w:ind w:left="360"/>
        <w:rPr>
          <w:rFonts w:cstheme="minorHAnsi"/>
          <w:b/>
          <w:bCs/>
          <w:spacing w:val="0"/>
        </w:rPr>
      </w:pPr>
    </w:p>
    <w:p w14:paraId="227403A8" w14:textId="3ACA7C68" w:rsidR="000F4ECC" w:rsidRDefault="000F4ECC">
      <w:pPr>
        <w:spacing w:after="0"/>
        <w:rPr>
          <w:rFonts w:asciiTheme="minorHAnsi" w:hAnsiTheme="minorHAnsi" w:cstheme="minorBidi"/>
          <w:b/>
        </w:rPr>
      </w:pPr>
    </w:p>
    <w:p w14:paraId="16EC00E7" w14:textId="77777777" w:rsidR="00B14C16" w:rsidRDefault="00B14C16">
      <w:pPr>
        <w:spacing w:after="0"/>
        <w:rPr>
          <w:rFonts w:asciiTheme="minorHAnsi" w:hAnsiTheme="minorHAnsi" w:cstheme="minorBidi"/>
          <w:b/>
        </w:rPr>
      </w:pPr>
      <w:r>
        <w:rPr>
          <w:rFonts w:asciiTheme="minorHAnsi" w:hAnsiTheme="minorHAnsi" w:cstheme="minorBidi"/>
          <w:b/>
        </w:rPr>
        <w:br w:type="page"/>
      </w:r>
    </w:p>
    <w:p w14:paraId="191D6F2E" w14:textId="4B805FE7" w:rsidR="00A16C8C" w:rsidRPr="000E6CF0" w:rsidRDefault="00A16C8C" w:rsidP="006A1365">
      <w:pPr>
        <w:jc w:val="center"/>
        <w:rPr>
          <w:rFonts w:asciiTheme="minorHAnsi" w:hAnsiTheme="minorHAnsi" w:cstheme="minorBidi"/>
          <w:b/>
        </w:rPr>
      </w:pPr>
      <w:r w:rsidRPr="4F44473F">
        <w:rPr>
          <w:rFonts w:asciiTheme="minorHAnsi" w:hAnsiTheme="minorHAnsi" w:cstheme="minorBidi"/>
          <w:b/>
        </w:rPr>
        <w:lastRenderedPageBreak/>
        <w:t>STATE OF OREGON</w:t>
      </w:r>
    </w:p>
    <w:p w14:paraId="1F5E1044" w14:textId="7D1E7CD9" w:rsidR="00E74162" w:rsidRPr="000E6CF0" w:rsidRDefault="574A1A58" w:rsidP="3291E498">
      <w:pPr>
        <w:jc w:val="center"/>
        <w:rPr>
          <w:rFonts w:asciiTheme="minorHAnsi" w:hAnsiTheme="minorHAnsi" w:cstheme="minorBidi"/>
          <w:b/>
          <w:bCs/>
        </w:rPr>
      </w:pPr>
      <w:r w:rsidRPr="3291E498">
        <w:rPr>
          <w:rFonts w:asciiTheme="minorHAnsi" w:hAnsiTheme="minorHAnsi" w:cstheme="minorBidi"/>
          <w:b/>
          <w:bCs/>
        </w:rPr>
        <w:t>CONTRACT FOR</w:t>
      </w:r>
      <w:r w:rsidR="00146F36" w:rsidRPr="0011271E">
        <w:rPr>
          <w:rFonts w:asciiTheme="minorHAnsi" w:hAnsiTheme="minorHAnsi" w:cstheme="minorBidi"/>
          <w:b/>
          <w:bCs/>
          <w:highlight w:val="yellow"/>
        </w:rPr>
        <w:t>______________</w:t>
      </w:r>
      <w:r w:rsidR="00146F36">
        <w:rPr>
          <w:rFonts w:asciiTheme="minorHAnsi" w:hAnsiTheme="minorHAnsi" w:cstheme="minorBidi"/>
          <w:b/>
          <w:bCs/>
        </w:rPr>
        <w:t>(</w:t>
      </w:r>
      <w:r w:rsidRPr="3291E498">
        <w:rPr>
          <w:rFonts w:asciiTheme="minorHAnsi" w:hAnsiTheme="minorHAnsi" w:cstheme="minorBidi"/>
          <w:b/>
          <w:bCs/>
        </w:rPr>
        <w:t>GOODS</w:t>
      </w:r>
      <w:r w:rsidR="00146F36">
        <w:rPr>
          <w:rFonts w:asciiTheme="minorHAnsi" w:hAnsiTheme="minorHAnsi" w:cstheme="minorBidi"/>
          <w:b/>
          <w:bCs/>
        </w:rPr>
        <w:t>)</w:t>
      </w:r>
    </w:p>
    <w:p w14:paraId="16FA4903" w14:textId="206A09F4" w:rsidR="6D451389" w:rsidRDefault="6D451389" w:rsidP="3291E498">
      <w:pPr>
        <w:jc w:val="center"/>
        <w:rPr>
          <w:rFonts w:asciiTheme="minorHAnsi" w:hAnsiTheme="minorHAnsi" w:cstheme="minorBidi"/>
          <w:b/>
          <w:bCs/>
        </w:rPr>
      </w:pPr>
      <w:r w:rsidRPr="3291E498">
        <w:rPr>
          <w:rFonts w:asciiTheme="minorHAnsi" w:hAnsiTheme="minorHAnsi" w:cstheme="minorBidi"/>
          <w:b/>
          <w:bCs/>
        </w:rPr>
        <w:t>CONTRACT NO</w:t>
      </w:r>
      <w:r w:rsidRPr="00A915A3">
        <w:rPr>
          <w:rFonts w:asciiTheme="minorHAnsi" w:hAnsiTheme="minorHAnsi" w:cstheme="minorBidi"/>
          <w:b/>
          <w:bCs/>
        </w:rPr>
        <w:t>.</w:t>
      </w:r>
      <w:r w:rsidR="006070B4">
        <w:rPr>
          <w:rFonts w:asciiTheme="minorHAnsi" w:hAnsiTheme="minorHAnsi" w:cstheme="minorBidi"/>
          <w:b/>
          <w:bCs/>
        </w:rPr>
        <w:t>:</w:t>
      </w:r>
      <w:r w:rsidR="006070B4" w:rsidRPr="00A915A3">
        <w:rPr>
          <w:rFonts w:asciiTheme="minorHAnsi" w:hAnsiTheme="minorHAnsi" w:cstheme="minorBidi"/>
          <w:b/>
          <w:bCs/>
        </w:rPr>
        <w:t xml:space="preserve"> </w:t>
      </w:r>
      <w:r w:rsidR="006070B4" w:rsidRPr="3291E498">
        <w:rPr>
          <w:rFonts w:asciiTheme="minorHAnsi" w:hAnsiTheme="minorHAnsi" w:cstheme="minorBidi"/>
          <w:b/>
          <w:bCs/>
        </w:rPr>
        <w:t>_</w:t>
      </w:r>
      <w:r w:rsidR="00B14C16" w:rsidRPr="00A915A3">
        <w:rPr>
          <w:rFonts w:asciiTheme="minorHAnsi" w:hAnsiTheme="minorHAnsi" w:cstheme="minorBidi"/>
          <w:b/>
          <w:bCs/>
          <w:highlight w:val="yellow"/>
        </w:rPr>
        <w:t>_________</w:t>
      </w:r>
    </w:p>
    <w:p w14:paraId="76A2BA78" w14:textId="77777777" w:rsidR="00A16C8C" w:rsidRPr="000E6CF0" w:rsidRDefault="00A16C8C" w:rsidP="0065525C">
      <w:pPr>
        <w:rPr>
          <w:rFonts w:asciiTheme="minorHAnsi" w:hAnsiTheme="minorHAnsi" w:cstheme="minorHAnsi"/>
          <w:szCs w:val="24"/>
        </w:rPr>
      </w:pPr>
    </w:p>
    <w:p w14:paraId="7B06EB11" w14:textId="018A9AEE" w:rsidR="009C46E6" w:rsidRDefault="009C46E6" w:rsidP="0DA3EF71">
      <w:pPr>
        <w:rPr>
          <w:rFonts w:asciiTheme="minorHAnsi" w:hAnsiTheme="minorHAnsi" w:cstheme="minorBidi"/>
        </w:rPr>
      </w:pPr>
      <w:r w:rsidRPr="0DA3EF71">
        <w:rPr>
          <w:rFonts w:asciiTheme="minorHAnsi" w:hAnsiTheme="minorHAnsi" w:cstheme="minorBidi"/>
        </w:rPr>
        <w:t xml:space="preserve">This Contract for _______ (Goods) and related services (Contract) is between the State of Oregon, acting by and through its _____________________________ (Agency) and </w:t>
      </w:r>
      <w:r w:rsidRPr="006D7DC1">
        <w:rPr>
          <w:rFonts w:asciiTheme="minorHAnsi" w:hAnsiTheme="minorHAnsi" w:cstheme="minorBidi"/>
          <w:b/>
          <w:bCs/>
        </w:rPr>
        <w:t>[</w:t>
      </w:r>
      <w:r w:rsidRPr="0DA3EF71">
        <w:rPr>
          <w:rFonts w:asciiTheme="minorHAnsi" w:hAnsiTheme="minorHAnsi" w:cstheme="minorBidi"/>
          <w:b/>
          <w:bCs/>
          <w:i/>
          <w:iCs/>
        </w:rPr>
        <w:t>legal name of contractor as registered with Oregon Secretary of State]</w:t>
      </w:r>
      <w:r w:rsidRPr="0DA3EF71">
        <w:rPr>
          <w:rFonts w:asciiTheme="minorHAnsi" w:hAnsiTheme="minorHAnsi" w:cstheme="minorBidi"/>
          <w:b/>
          <w:bCs/>
        </w:rPr>
        <w:t>,</w:t>
      </w:r>
      <w:r w:rsidRPr="0DA3EF71">
        <w:rPr>
          <w:rFonts w:asciiTheme="minorHAnsi" w:hAnsiTheme="minorHAnsi" w:cstheme="minorBidi"/>
        </w:rPr>
        <w:t xml:space="preserve"> a </w:t>
      </w:r>
      <w:r w:rsidR="000A35DC">
        <w:rPr>
          <w:rFonts w:asciiTheme="minorHAnsi" w:hAnsiTheme="minorHAnsi" w:cstheme="minorBidi"/>
        </w:rPr>
        <w:t>[</w:t>
      </w:r>
      <w:r w:rsidRPr="0DA3EF71">
        <w:rPr>
          <w:rFonts w:asciiTheme="minorHAnsi" w:hAnsiTheme="minorHAnsi" w:cstheme="minorBidi"/>
          <w:highlight w:val="yellow"/>
        </w:rPr>
        <w:t>__________</w:t>
      </w:r>
      <w:r w:rsidR="08A5CAC5" w:rsidRPr="0DA3EF71">
        <w:rPr>
          <w:rFonts w:asciiTheme="minorHAnsi" w:hAnsiTheme="minorHAnsi" w:cstheme="minorBidi"/>
        </w:rPr>
        <w:t>]</w:t>
      </w:r>
      <w:r w:rsidRPr="0DA3EF71">
        <w:rPr>
          <w:rFonts w:asciiTheme="minorHAnsi" w:hAnsiTheme="minorHAnsi" w:cstheme="minorBidi"/>
        </w:rPr>
        <w:t xml:space="preserve"> (Contractor) and is effective on the Effective Date. Agency and Contractor are the parties to this Contract.</w:t>
      </w:r>
    </w:p>
    <w:p w14:paraId="621187DE" w14:textId="013C170C" w:rsidR="5D88785B" w:rsidRDefault="5D88785B" w:rsidP="0DA3EF71">
      <w:pPr>
        <w:pStyle w:val="1-text"/>
        <w:ind w:left="2880" w:firstLine="720"/>
        <w:rPr>
          <w:rFonts w:cs="Calibri"/>
          <w:b/>
          <w:bCs/>
        </w:rPr>
      </w:pPr>
      <w:r w:rsidRPr="0DA3EF71">
        <w:rPr>
          <w:rFonts w:cs="Calibri"/>
          <w:b/>
          <w:bCs/>
        </w:rPr>
        <w:t xml:space="preserve"> RECITALS</w:t>
      </w:r>
    </w:p>
    <w:p w14:paraId="15FC4B9B" w14:textId="77777777" w:rsidR="5D88785B" w:rsidRDefault="5D88785B" w:rsidP="001E15D4">
      <w:pPr>
        <w:pStyle w:val="ListParagraph"/>
        <w:numPr>
          <w:ilvl w:val="0"/>
          <w:numId w:val="68"/>
        </w:numPr>
        <w:spacing w:after="0"/>
        <w:rPr>
          <w:rFonts w:ascii="Aptos" w:hAnsi="Aptos"/>
        </w:rPr>
      </w:pPr>
      <w:r>
        <w:t>Agency needs to purchase the Goods and to obtain Services relating to the Goods as defined below (Services).</w:t>
      </w:r>
    </w:p>
    <w:p w14:paraId="790A2D2F" w14:textId="77777777" w:rsidR="5D88785B" w:rsidRDefault="5D88785B" w:rsidP="001E15D4">
      <w:pPr>
        <w:pStyle w:val="ListParagraph"/>
        <w:numPr>
          <w:ilvl w:val="0"/>
          <w:numId w:val="68"/>
        </w:numPr>
        <w:spacing w:after="0"/>
      </w:pPr>
      <w:r>
        <w:t>On or about _</w:t>
      </w:r>
      <w:r w:rsidRPr="0DA3EF71">
        <w:rPr>
          <w:highlight w:val="yellow"/>
        </w:rPr>
        <w:t>______________</w:t>
      </w:r>
      <w:r>
        <w:t xml:space="preserve">, Agency issued </w:t>
      </w:r>
      <w:r w:rsidRPr="0DA3EF71">
        <w:rPr>
          <w:highlight w:val="yellow"/>
        </w:rPr>
        <w:t>___________________,</w:t>
      </w:r>
      <w:r>
        <w:t xml:space="preserve"> and Contractor is the successful bidder.</w:t>
      </w:r>
    </w:p>
    <w:p w14:paraId="35C27604" w14:textId="77777777" w:rsidR="5D88785B" w:rsidRDefault="5D88785B" w:rsidP="001E15D4">
      <w:pPr>
        <w:pStyle w:val="ListParagraph"/>
        <w:numPr>
          <w:ilvl w:val="0"/>
          <w:numId w:val="68"/>
        </w:numPr>
        <w:spacing w:after="0"/>
      </w:pPr>
      <w:r>
        <w:t>Contractor is willing to provide the Goods to and perform the related Services for Agency.</w:t>
      </w:r>
    </w:p>
    <w:p w14:paraId="2DA67BBA" w14:textId="344A91DB" w:rsidR="0DA3EF71" w:rsidRDefault="0DA3EF71" w:rsidP="0DA3EF71">
      <w:pPr>
        <w:pStyle w:val="1-text"/>
        <w:spacing w:before="0" w:after="120"/>
        <w:ind w:left="2880" w:firstLine="720"/>
        <w:rPr>
          <w:rFonts w:cstheme="minorBidi"/>
          <w:b/>
          <w:bCs/>
        </w:rPr>
      </w:pPr>
    </w:p>
    <w:p w14:paraId="3485E5E7" w14:textId="23E1BC1B" w:rsidR="5D88785B" w:rsidRDefault="5D88785B" w:rsidP="0DA3EF71">
      <w:pPr>
        <w:pStyle w:val="1-text"/>
        <w:spacing w:before="0" w:after="120"/>
        <w:ind w:left="2880" w:firstLine="720"/>
        <w:rPr>
          <w:rFonts w:cstheme="minorBidi"/>
          <w:b/>
          <w:bCs/>
        </w:rPr>
      </w:pPr>
      <w:r w:rsidRPr="0DA3EF71">
        <w:rPr>
          <w:rFonts w:cstheme="minorBidi"/>
          <w:b/>
          <w:bCs/>
        </w:rPr>
        <w:t>AGREEMENT</w:t>
      </w:r>
    </w:p>
    <w:p w14:paraId="62A99679" w14:textId="352E874A" w:rsidR="00E74162" w:rsidRPr="000E6CF0" w:rsidRDefault="00643E87" w:rsidP="00BA29AA">
      <w:pPr>
        <w:rPr>
          <w:rFonts w:asciiTheme="minorHAnsi" w:hAnsiTheme="minorHAnsi" w:cstheme="minorHAnsi"/>
          <w:b/>
          <w:snapToGrid w:val="0"/>
          <w:szCs w:val="24"/>
        </w:rPr>
      </w:pPr>
      <w:bookmarkStart w:id="14" w:name="_DV_M5"/>
      <w:bookmarkEnd w:id="14"/>
      <w:r w:rsidRPr="000E6CF0">
        <w:rPr>
          <w:rFonts w:asciiTheme="minorHAnsi" w:hAnsiTheme="minorHAnsi" w:cstheme="minorHAnsi"/>
          <w:b/>
          <w:snapToGrid w:val="0"/>
          <w:szCs w:val="24"/>
        </w:rPr>
        <w:t>T</w:t>
      </w:r>
      <w:r w:rsidR="00E74162" w:rsidRPr="000E6CF0">
        <w:rPr>
          <w:rFonts w:asciiTheme="minorHAnsi" w:hAnsiTheme="minorHAnsi" w:cstheme="minorHAnsi"/>
          <w:b/>
          <w:snapToGrid w:val="0"/>
          <w:szCs w:val="24"/>
        </w:rPr>
        <w:t>he parties agree</w:t>
      </w:r>
      <w:r w:rsidR="00A915A3">
        <w:rPr>
          <w:rFonts w:asciiTheme="minorHAnsi" w:hAnsiTheme="minorHAnsi" w:cstheme="minorHAnsi"/>
          <w:b/>
          <w:snapToGrid w:val="0"/>
          <w:szCs w:val="24"/>
        </w:rPr>
        <w:t xml:space="preserve"> </w:t>
      </w:r>
      <w:r w:rsidR="00B14C16">
        <w:rPr>
          <w:rFonts w:asciiTheme="minorHAnsi" w:hAnsiTheme="minorHAnsi" w:cstheme="minorHAnsi"/>
          <w:b/>
          <w:snapToGrid w:val="0"/>
          <w:szCs w:val="24"/>
        </w:rPr>
        <w:t>as follows</w:t>
      </w:r>
      <w:r w:rsidR="00E74162" w:rsidRPr="000E6CF0">
        <w:rPr>
          <w:rFonts w:asciiTheme="minorHAnsi" w:hAnsiTheme="minorHAnsi" w:cstheme="minorHAnsi"/>
          <w:b/>
          <w:snapToGrid w:val="0"/>
          <w:szCs w:val="24"/>
        </w:rPr>
        <w:t>:</w:t>
      </w:r>
    </w:p>
    <w:p w14:paraId="77824BF7" w14:textId="64DA00F1" w:rsidR="008D3703" w:rsidRPr="000E6CF0" w:rsidRDefault="008D3703" w:rsidP="00650320">
      <w:pPr>
        <w:numPr>
          <w:ilvl w:val="0"/>
          <w:numId w:val="5"/>
        </w:numPr>
        <w:tabs>
          <w:tab w:val="left" w:pos="360"/>
        </w:tabs>
        <w:ind w:left="0" w:firstLine="0"/>
        <w:rPr>
          <w:rFonts w:asciiTheme="minorHAnsi" w:hAnsiTheme="minorHAnsi" w:cstheme="minorHAnsi"/>
          <w:b/>
          <w:szCs w:val="24"/>
        </w:rPr>
      </w:pPr>
      <w:r w:rsidRPr="000E6CF0">
        <w:rPr>
          <w:rFonts w:asciiTheme="minorHAnsi" w:hAnsiTheme="minorHAnsi" w:cstheme="minorHAnsi"/>
          <w:b/>
          <w:szCs w:val="24"/>
        </w:rPr>
        <w:t xml:space="preserve">Definitions. </w:t>
      </w:r>
      <w:r w:rsidRPr="000E6CF0">
        <w:rPr>
          <w:rFonts w:asciiTheme="minorHAnsi" w:hAnsiTheme="minorHAnsi" w:cstheme="minorHAnsi"/>
          <w:szCs w:val="24"/>
        </w:rPr>
        <w:t xml:space="preserve">For the purposes of this Contract, the following </w:t>
      </w:r>
      <w:r w:rsidR="00882607">
        <w:rPr>
          <w:rFonts w:asciiTheme="minorHAnsi" w:hAnsiTheme="minorHAnsi" w:cstheme="minorHAnsi"/>
          <w:szCs w:val="24"/>
        </w:rPr>
        <w:t>capitalized terms have the meanings below</w:t>
      </w:r>
      <w:r w:rsidRPr="000E6CF0">
        <w:rPr>
          <w:rFonts w:asciiTheme="minorHAnsi" w:hAnsiTheme="minorHAnsi" w:cstheme="minorHAnsi"/>
          <w:szCs w:val="24"/>
        </w:rPr>
        <w:t xml:space="preserve">: </w:t>
      </w:r>
    </w:p>
    <w:p w14:paraId="63C76496" w14:textId="1513D55E" w:rsidR="008D3703" w:rsidRPr="000E6CF0" w:rsidRDefault="27340688" w:rsidP="3291E498">
      <w:pPr>
        <w:tabs>
          <w:tab w:val="left" w:pos="360"/>
        </w:tabs>
        <w:rPr>
          <w:rFonts w:asciiTheme="minorHAnsi" w:hAnsiTheme="minorHAnsi" w:cstheme="minorBidi"/>
        </w:rPr>
      </w:pPr>
      <w:r w:rsidRPr="3291E498">
        <w:rPr>
          <w:rFonts w:asciiTheme="minorHAnsi" w:hAnsiTheme="minorHAnsi" w:cstheme="minorBidi"/>
        </w:rPr>
        <w:t>“Business Day</w:t>
      </w:r>
      <w:r w:rsidR="008D3703" w:rsidRPr="3291E498">
        <w:rPr>
          <w:rFonts w:asciiTheme="minorHAnsi" w:hAnsiTheme="minorHAnsi" w:cstheme="minorBidi"/>
        </w:rPr>
        <w:t>s</w:t>
      </w:r>
      <w:r w:rsidRPr="3291E498">
        <w:rPr>
          <w:rFonts w:asciiTheme="minorHAnsi" w:hAnsiTheme="minorHAnsi" w:cstheme="minorBidi"/>
        </w:rPr>
        <w:t>” means Monday through Friday, 8:00 am to 5:00 pm Pacific Time, excluding State of Oregon holidays</w:t>
      </w:r>
      <w:r w:rsidR="00BB552D">
        <w:rPr>
          <w:rFonts w:asciiTheme="minorHAnsi" w:hAnsiTheme="minorHAnsi" w:cstheme="minorBidi"/>
        </w:rPr>
        <w:t xml:space="preserve"> and business closure days</w:t>
      </w:r>
      <w:r w:rsidRPr="3291E498">
        <w:rPr>
          <w:rFonts w:asciiTheme="minorHAnsi" w:hAnsiTheme="minorHAnsi" w:cstheme="minorBidi"/>
        </w:rPr>
        <w:t>.</w:t>
      </w:r>
    </w:p>
    <w:p w14:paraId="628E3F96" w14:textId="77777777" w:rsidR="008D3703" w:rsidRDefault="008D3703" w:rsidP="008D3703">
      <w:pPr>
        <w:tabs>
          <w:tab w:val="left" w:pos="360"/>
        </w:tabs>
        <w:rPr>
          <w:rFonts w:asciiTheme="minorHAnsi" w:hAnsiTheme="minorHAnsi" w:cstheme="minorHAnsi"/>
          <w:szCs w:val="24"/>
        </w:rPr>
      </w:pPr>
      <w:r w:rsidRPr="000E6CF0">
        <w:rPr>
          <w:rFonts w:asciiTheme="minorHAnsi" w:hAnsiTheme="minorHAnsi" w:cstheme="minorHAnsi"/>
          <w:szCs w:val="24"/>
        </w:rPr>
        <w:t>“Calendar Days” means contiguous days.</w:t>
      </w:r>
    </w:p>
    <w:p w14:paraId="4DB85311" w14:textId="6811C520" w:rsidR="008C6E0B" w:rsidRPr="000E6CF0" w:rsidRDefault="008C6E0B" w:rsidP="008D3703">
      <w:pPr>
        <w:tabs>
          <w:tab w:val="left" w:pos="360"/>
        </w:tabs>
        <w:rPr>
          <w:rFonts w:asciiTheme="minorHAnsi" w:hAnsiTheme="minorHAnsi" w:cstheme="minorHAnsi"/>
          <w:szCs w:val="24"/>
        </w:rPr>
      </w:pPr>
      <w:r>
        <w:rPr>
          <w:rFonts w:asciiTheme="minorHAnsi" w:hAnsiTheme="minorHAnsi" w:cstheme="minorHAnsi"/>
          <w:szCs w:val="24"/>
        </w:rPr>
        <w:t>“Effective Date” means the date this Contract has received all necessary approvals and is signed by the parties.</w:t>
      </w:r>
    </w:p>
    <w:p w14:paraId="3E8F9B23" w14:textId="37727541" w:rsidR="008D3703" w:rsidRPr="00ED35CF" w:rsidRDefault="008D3703" w:rsidP="0DA3EF71">
      <w:pPr>
        <w:tabs>
          <w:tab w:val="left" w:pos="360"/>
        </w:tabs>
        <w:rPr>
          <w:rFonts w:asciiTheme="minorHAnsi" w:hAnsiTheme="minorHAnsi" w:cstheme="minorBidi"/>
        </w:rPr>
      </w:pPr>
      <w:r w:rsidRPr="0DA3EF71">
        <w:rPr>
          <w:rFonts w:asciiTheme="minorHAnsi" w:hAnsiTheme="minorHAnsi" w:cstheme="minorBidi"/>
        </w:rPr>
        <w:t>“Services” means the warranty, maintenance and support services associated with the purchase of the Goods, including installation and training as more fully described in Exhibit A.</w:t>
      </w:r>
    </w:p>
    <w:p w14:paraId="0F9995EC" w14:textId="214A87D1" w:rsidR="00945F41" w:rsidRPr="00A974B2" w:rsidRDefault="2A62E44D" w:rsidP="3291E498">
      <w:pPr>
        <w:numPr>
          <w:ilvl w:val="0"/>
          <w:numId w:val="5"/>
        </w:numPr>
        <w:tabs>
          <w:tab w:val="left" w:pos="360"/>
        </w:tabs>
        <w:ind w:left="0" w:firstLine="0"/>
        <w:rPr>
          <w:rFonts w:asciiTheme="minorHAnsi" w:hAnsiTheme="minorHAnsi" w:cstheme="minorBidi"/>
          <w:color w:val="000000" w:themeColor="text1"/>
        </w:rPr>
      </w:pPr>
      <w:r w:rsidRPr="3291E498">
        <w:rPr>
          <w:rFonts w:asciiTheme="minorHAnsi" w:hAnsiTheme="minorHAnsi" w:cstheme="minorBidi"/>
          <w:b/>
          <w:bCs/>
          <w:color w:val="000000" w:themeColor="text1"/>
        </w:rPr>
        <w:t>Term.</w:t>
      </w:r>
      <w:r w:rsidR="35193763" w:rsidRPr="3291E498">
        <w:rPr>
          <w:rFonts w:asciiTheme="minorHAnsi" w:hAnsiTheme="minorHAnsi" w:cstheme="minorBidi"/>
          <w:b/>
          <w:bCs/>
          <w:color w:val="000000" w:themeColor="text1"/>
        </w:rPr>
        <w:t xml:space="preserve"> </w:t>
      </w:r>
      <w:bookmarkStart w:id="15" w:name="_DV_C502"/>
      <w:r w:rsidR="66A2351D" w:rsidRPr="3291E498">
        <w:rPr>
          <w:rStyle w:val="DeltaViewFormatChange"/>
          <w:rFonts w:asciiTheme="minorHAnsi" w:hAnsiTheme="minorHAnsi" w:cstheme="minorBidi"/>
          <w:color w:val="000000" w:themeColor="text1"/>
        </w:rPr>
        <w:t>Th</w:t>
      </w:r>
      <w:bookmarkStart w:id="16" w:name="_DV_C505"/>
      <w:bookmarkEnd w:id="15"/>
      <w:r w:rsidR="66A2351D" w:rsidRPr="3291E498">
        <w:rPr>
          <w:rStyle w:val="DeltaViewFormatChange"/>
          <w:rFonts w:asciiTheme="minorHAnsi" w:hAnsiTheme="minorHAnsi" w:cstheme="minorBidi"/>
          <w:color w:val="000000" w:themeColor="text1"/>
        </w:rPr>
        <w:t xml:space="preserve">e Effective Date of this Contract is </w:t>
      </w:r>
      <w:r w:rsidR="66A2351D" w:rsidRPr="00EB078A">
        <w:rPr>
          <w:rStyle w:val="DeltaViewFormatChange"/>
          <w:rFonts w:asciiTheme="minorHAnsi" w:hAnsiTheme="minorHAnsi" w:cstheme="minorBidi"/>
          <w:color w:val="000000" w:themeColor="text1"/>
          <w:highlight w:val="yellow"/>
        </w:rPr>
        <w:t>_________</w:t>
      </w:r>
      <w:r w:rsidR="66A2351D" w:rsidRPr="3291E498">
        <w:rPr>
          <w:rStyle w:val="DeltaViewFormatChange"/>
          <w:rFonts w:asciiTheme="minorHAnsi" w:hAnsiTheme="minorHAnsi" w:cstheme="minorBidi"/>
          <w:color w:val="000000" w:themeColor="text1"/>
        </w:rPr>
        <w:t>, or the date this Contract is fully executed and approved</w:t>
      </w:r>
      <w:r w:rsidR="66A2351D" w:rsidRPr="3291E498">
        <w:rPr>
          <w:rFonts w:asciiTheme="minorHAnsi" w:hAnsiTheme="minorHAnsi" w:cstheme="minorBidi"/>
          <w:color w:val="000000" w:themeColor="text1"/>
        </w:rPr>
        <w:t xml:space="preserve"> </w:t>
      </w:r>
      <w:r w:rsidR="66A2351D" w:rsidRPr="3291E498">
        <w:rPr>
          <w:rStyle w:val="DeltaViewFormatChange"/>
          <w:rFonts w:asciiTheme="minorHAnsi" w:hAnsiTheme="minorHAnsi" w:cstheme="minorBidi"/>
          <w:color w:val="000000" w:themeColor="text1"/>
        </w:rPr>
        <w:t xml:space="preserve">according to applicable laws, rules and regulations, whichever is later. This Contract </w:t>
      </w:r>
      <w:bookmarkStart w:id="17" w:name="_DV_C507"/>
      <w:bookmarkEnd w:id="16"/>
      <w:r w:rsidR="66A2351D" w:rsidRPr="3291E498">
        <w:rPr>
          <w:rStyle w:val="DeltaViewFormatChange"/>
          <w:rFonts w:asciiTheme="minorHAnsi" w:hAnsiTheme="minorHAnsi" w:cstheme="minorBidi"/>
          <w:color w:val="000000" w:themeColor="text1"/>
        </w:rPr>
        <w:t xml:space="preserve">terminates </w:t>
      </w:r>
      <w:r w:rsidR="66A2351D" w:rsidRPr="3291E498">
        <w:rPr>
          <w:rStyle w:val="DeltaViewInsertion"/>
          <w:rFonts w:asciiTheme="minorHAnsi" w:hAnsiTheme="minorHAnsi" w:cstheme="minorBidi"/>
          <w:color w:val="000000" w:themeColor="text1"/>
          <w:u w:val="none"/>
        </w:rPr>
        <w:t xml:space="preserve">on </w:t>
      </w:r>
      <w:r w:rsidR="0A74901D" w:rsidRPr="00A915A3">
        <w:rPr>
          <w:rStyle w:val="DeltaViewInsertion"/>
          <w:rFonts w:asciiTheme="minorHAnsi" w:hAnsiTheme="minorHAnsi" w:cstheme="minorBidi"/>
          <w:color w:val="000000" w:themeColor="text1"/>
          <w:highlight w:val="yellow"/>
          <w:u w:val="none"/>
        </w:rPr>
        <w:t>____________ [date]</w:t>
      </w:r>
      <w:r w:rsidR="3EC2E770" w:rsidRPr="3291E498">
        <w:rPr>
          <w:rStyle w:val="DeltaViewInsertion"/>
          <w:rFonts w:asciiTheme="minorHAnsi" w:hAnsiTheme="minorHAnsi" w:cstheme="minorBidi"/>
          <w:color w:val="000000" w:themeColor="text1"/>
          <w:u w:val="none"/>
        </w:rPr>
        <w:t>,</w:t>
      </w:r>
      <w:r w:rsidR="66A2351D" w:rsidRPr="3291E498">
        <w:rPr>
          <w:rStyle w:val="DeltaViewInsertion"/>
          <w:rFonts w:asciiTheme="minorHAnsi" w:hAnsiTheme="minorHAnsi" w:cstheme="minorBidi"/>
          <w:color w:val="000000" w:themeColor="text1"/>
          <w:u w:val="none"/>
        </w:rPr>
        <w:t xml:space="preserve"> unless </w:t>
      </w:r>
      <w:r w:rsidR="00BB552D">
        <w:rPr>
          <w:rStyle w:val="DeltaViewInsertion"/>
          <w:rFonts w:asciiTheme="minorHAnsi" w:hAnsiTheme="minorHAnsi" w:cstheme="minorBidi"/>
          <w:color w:val="000000" w:themeColor="text1"/>
          <w:u w:val="none"/>
        </w:rPr>
        <w:t>earlier extended or</w:t>
      </w:r>
      <w:r w:rsidR="00BB552D" w:rsidRPr="3291E498">
        <w:rPr>
          <w:rStyle w:val="DeltaViewInsertion"/>
          <w:rFonts w:asciiTheme="minorHAnsi" w:hAnsiTheme="minorHAnsi" w:cstheme="minorBidi"/>
          <w:color w:val="000000" w:themeColor="text1"/>
          <w:u w:val="none"/>
        </w:rPr>
        <w:t xml:space="preserve"> </w:t>
      </w:r>
      <w:r w:rsidR="66A2351D" w:rsidRPr="3291E498">
        <w:rPr>
          <w:rStyle w:val="DeltaViewInsertion"/>
          <w:rFonts w:asciiTheme="minorHAnsi" w:hAnsiTheme="minorHAnsi" w:cstheme="minorBidi"/>
          <w:color w:val="000000" w:themeColor="text1"/>
          <w:u w:val="none"/>
        </w:rPr>
        <w:t>terminated in accordance with its terms</w:t>
      </w:r>
      <w:bookmarkStart w:id="18" w:name="_DV_M177"/>
      <w:bookmarkStart w:id="19" w:name="_DV_C508"/>
      <w:bookmarkEnd w:id="17"/>
      <w:bookmarkEnd w:id="18"/>
      <w:r w:rsidR="66A2351D" w:rsidRPr="3291E498">
        <w:rPr>
          <w:rStyle w:val="DeltaViewFormatChange"/>
          <w:rFonts w:asciiTheme="minorHAnsi" w:hAnsiTheme="minorHAnsi" w:cstheme="minorBidi"/>
          <w:color w:val="000000" w:themeColor="text1"/>
        </w:rPr>
        <w:t>.</w:t>
      </w:r>
      <w:bookmarkEnd w:id="19"/>
    </w:p>
    <w:p w14:paraId="7FEF2CFF" w14:textId="6868CC0F" w:rsidR="00DC6027" w:rsidRPr="000E6CF0" w:rsidRDefault="00DC6027" w:rsidP="00987425">
      <w:pPr>
        <w:numPr>
          <w:ilvl w:val="0"/>
          <w:numId w:val="5"/>
        </w:numPr>
        <w:tabs>
          <w:tab w:val="left" w:pos="360"/>
        </w:tabs>
        <w:ind w:left="0" w:firstLine="0"/>
        <w:rPr>
          <w:rFonts w:asciiTheme="minorHAnsi" w:hAnsiTheme="minorHAnsi" w:cstheme="minorHAnsi"/>
          <w:szCs w:val="24"/>
        </w:rPr>
      </w:pPr>
      <w:r w:rsidRPr="000E6CF0">
        <w:rPr>
          <w:rFonts w:asciiTheme="minorHAnsi" w:hAnsiTheme="minorHAnsi" w:cstheme="minorHAnsi"/>
          <w:b/>
          <w:szCs w:val="24"/>
        </w:rPr>
        <w:t>Contract Documents.</w:t>
      </w:r>
      <w:r w:rsidRPr="000E6CF0">
        <w:rPr>
          <w:rFonts w:asciiTheme="minorHAnsi" w:hAnsiTheme="minorHAnsi" w:cstheme="minorHAnsi"/>
          <w:szCs w:val="24"/>
        </w:rPr>
        <w:t xml:space="preserve"> This Contract consists of the following doc</w:t>
      </w:r>
      <w:r w:rsidR="008A41DB" w:rsidRPr="000E6CF0">
        <w:rPr>
          <w:rFonts w:asciiTheme="minorHAnsi" w:hAnsiTheme="minorHAnsi" w:cstheme="minorHAnsi"/>
          <w:szCs w:val="24"/>
        </w:rPr>
        <w:t xml:space="preserve">uments, listed in </w:t>
      </w:r>
      <w:r w:rsidR="00505526">
        <w:rPr>
          <w:rFonts w:asciiTheme="minorHAnsi" w:hAnsiTheme="minorHAnsi" w:cstheme="minorHAnsi"/>
          <w:szCs w:val="24"/>
        </w:rPr>
        <w:t>descending</w:t>
      </w:r>
      <w:r w:rsidR="00505526" w:rsidRPr="000E6CF0">
        <w:rPr>
          <w:rFonts w:asciiTheme="minorHAnsi" w:hAnsiTheme="minorHAnsi" w:cstheme="minorHAnsi"/>
          <w:szCs w:val="24"/>
        </w:rPr>
        <w:t xml:space="preserve"> </w:t>
      </w:r>
      <w:r w:rsidRPr="000E6CF0">
        <w:rPr>
          <w:rFonts w:asciiTheme="minorHAnsi" w:hAnsiTheme="minorHAnsi" w:cstheme="minorHAnsi"/>
          <w:szCs w:val="24"/>
        </w:rPr>
        <w:t>order of precedence</w:t>
      </w:r>
      <w:r w:rsidR="00717F13">
        <w:rPr>
          <w:rFonts w:asciiTheme="minorHAnsi" w:hAnsiTheme="minorHAnsi" w:cstheme="minorHAnsi"/>
          <w:szCs w:val="24"/>
        </w:rPr>
        <w:t>:</w:t>
      </w:r>
      <w:r w:rsidR="00162A01">
        <w:rPr>
          <w:rFonts w:asciiTheme="minorHAnsi" w:hAnsiTheme="minorHAnsi" w:cstheme="minorHAnsi"/>
          <w:szCs w:val="24"/>
        </w:rPr>
        <w:t xml:space="preserve"> </w:t>
      </w:r>
    </w:p>
    <w:p w14:paraId="6F4B0848" w14:textId="6BB7A782" w:rsidR="00DC6027" w:rsidRPr="000E6CF0" w:rsidRDefault="00DC6027" w:rsidP="0088017B">
      <w:pPr>
        <w:pStyle w:val="ListParagraph"/>
        <w:numPr>
          <w:ilvl w:val="0"/>
          <w:numId w:val="28"/>
        </w:numPr>
        <w:tabs>
          <w:tab w:val="left" w:pos="360"/>
        </w:tabs>
        <w:rPr>
          <w:rFonts w:asciiTheme="minorHAnsi" w:hAnsiTheme="minorHAnsi" w:cstheme="minorHAnsi"/>
          <w:szCs w:val="24"/>
        </w:rPr>
      </w:pPr>
      <w:bookmarkStart w:id="20" w:name="_Hlk168315208"/>
      <w:r w:rsidRPr="000E6CF0">
        <w:rPr>
          <w:rFonts w:asciiTheme="minorHAnsi" w:hAnsiTheme="minorHAnsi" w:cstheme="minorHAnsi"/>
          <w:szCs w:val="24"/>
        </w:rPr>
        <w:t xml:space="preserve">this Contract less all exhibits, </w:t>
      </w:r>
    </w:p>
    <w:p w14:paraId="4757B520" w14:textId="20DABF18" w:rsidR="00DC6027" w:rsidRPr="00CD25FA" w:rsidRDefault="00DC6027" w:rsidP="0088017B">
      <w:pPr>
        <w:pStyle w:val="ListParagraph"/>
        <w:numPr>
          <w:ilvl w:val="0"/>
          <w:numId w:val="28"/>
        </w:numPr>
        <w:tabs>
          <w:tab w:val="left" w:pos="360"/>
        </w:tabs>
        <w:rPr>
          <w:rFonts w:asciiTheme="minorHAnsi" w:hAnsiTheme="minorHAnsi" w:cstheme="minorHAnsi"/>
          <w:szCs w:val="24"/>
        </w:rPr>
      </w:pPr>
      <w:r w:rsidRPr="00CD25FA">
        <w:rPr>
          <w:rFonts w:asciiTheme="minorHAnsi" w:hAnsiTheme="minorHAnsi" w:cstheme="minorHAnsi"/>
          <w:szCs w:val="24"/>
        </w:rPr>
        <w:t>Exhibit A (</w:t>
      </w:r>
      <w:r w:rsidR="00EF1577" w:rsidRPr="00CD25FA">
        <w:rPr>
          <w:rFonts w:asciiTheme="minorHAnsi" w:hAnsiTheme="minorHAnsi" w:cstheme="minorHAnsi"/>
          <w:szCs w:val="24"/>
        </w:rPr>
        <w:t>Description of Goods and Related Services</w:t>
      </w:r>
      <w:r w:rsidR="00714CF1" w:rsidRPr="00CD25FA">
        <w:rPr>
          <w:rFonts w:asciiTheme="minorHAnsi" w:hAnsiTheme="minorHAnsi" w:cstheme="minorHAnsi"/>
          <w:szCs w:val="24"/>
        </w:rPr>
        <w:t>; Rates and Discounts</w:t>
      </w:r>
      <w:proofErr w:type="gramStart"/>
      <w:r w:rsidRPr="00CD25FA">
        <w:rPr>
          <w:rFonts w:asciiTheme="minorHAnsi" w:hAnsiTheme="minorHAnsi" w:cstheme="minorHAnsi"/>
          <w:szCs w:val="24"/>
        </w:rPr>
        <w:t>);</w:t>
      </w:r>
      <w:proofErr w:type="gramEnd"/>
    </w:p>
    <w:p w14:paraId="60DF59BE" w14:textId="26B1EC56" w:rsidR="008A41DB" w:rsidRPr="00CD25FA" w:rsidRDefault="008C0AA0" w:rsidP="00714CF1">
      <w:pPr>
        <w:pStyle w:val="ListParagraph"/>
        <w:numPr>
          <w:ilvl w:val="0"/>
          <w:numId w:val="28"/>
        </w:numPr>
        <w:tabs>
          <w:tab w:val="left" w:pos="360"/>
        </w:tabs>
        <w:rPr>
          <w:rFonts w:asciiTheme="minorHAnsi" w:hAnsiTheme="minorHAnsi" w:cstheme="minorHAnsi"/>
          <w:szCs w:val="24"/>
        </w:rPr>
      </w:pPr>
      <w:r w:rsidRPr="00CD25FA">
        <w:rPr>
          <w:rFonts w:asciiTheme="minorHAnsi" w:hAnsiTheme="minorHAnsi" w:cstheme="minorHAnsi"/>
          <w:szCs w:val="24"/>
        </w:rPr>
        <w:t>Exhibit B</w:t>
      </w:r>
      <w:r w:rsidR="008A41DB" w:rsidRPr="00CD25FA">
        <w:rPr>
          <w:rFonts w:asciiTheme="minorHAnsi" w:hAnsiTheme="minorHAnsi" w:cstheme="minorHAnsi"/>
          <w:szCs w:val="24"/>
        </w:rPr>
        <w:t xml:space="preserve"> (Insurance)</w:t>
      </w:r>
    </w:p>
    <w:p w14:paraId="78E6FE81" w14:textId="74E585D8" w:rsidR="00DC6027" w:rsidRPr="00CD25FA" w:rsidRDefault="00CA191E" w:rsidP="002E4237">
      <w:pPr>
        <w:tabs>
          <w:tab w:val="left" w:pos="360"/>
        </w:tabs>
        <w:rPr>
          <w:rFonts w:asciiTheme="minorHAnsi" w:hAnsiTheme="minorHAnsi" w:cstheme="minorBidi"/>
        </w:rPr>
      </w:pPr>
      <w:bookmarkStart w:id="21" w:name="_DV_X1115"/>
      <w:bookmarkStart w:id="22" w:name="_DV_C1131"/>
      <w:bookmarkEnd w:id="20"/>
      <w:r w:rsidRPr="22F2C56E">
        <w:rPr>
          <w:rStyle w:val="DeltaViewMoveDestination"/>
          <w:rFonts w:cstheme="minorBidi"/>
          <w:color w:val="000000" w:themeColor="text1"/>
          <w:u w:val="none"/>
        </w:rPr>
        <w:lastRenderedPageBreak/>
        <w:t xml:space="preserve">The </w:t>
      </w:r>
      <w:r w:rsidR="000B4E84" w:rsidRPr="22F2C56E">
        <w:rPr>
          <w:rStyle w:val="DeltaViewMoveDestination"/>
          <w:rFonts w:cstheme="minorBidi"/>
          <w:color w:val="000000" w:themeColor="text1"/>
          <w:u w:val="none"/>
        </w:rPr>
        <w:t xml:space="preserve">exhibits </w:t>
      </w:r>
      <w:r w:rsidR="00F6503A" w:rsidRPr="22F2C56E">
        <w:rPr>
          <w:rStyle w:val="DeltaViewMoveDestination"/>
          <w:rFonts w:cstheme="minorBidi"/>
          <w:color w:val="000000" w:themeColor="text1"/>
          <w:u w:val="none"/>
        </w:rPr>
        <w:t xml:space="preserve">listed above </w:t>
      </w:r>
      <w:r w:rsidR="000B4E84" w:rsidRPr="22F2C56E">
        <w:rPr>
          <w:rStyle w:val="DeltaViewMoveDestination"/>
          <w:rFonts w:cstheme="minorBidi"/>
          <w:color w:val="000000" w:themeColor="text1"/>
          <w:u w:val="none"/>
        </w:rPr>
        <w:t xml:space="preserve">are incorporated into </w:t>
      </w:r>
      <w:bookmarkEnd w:id="21"/>
      <w:bookmarkEnd w:id="22"/>
      <w:r w:rsidR="000B4E84" w:rsidRPr="22F2C56E">
        <w:rPr>
          <w:rStyle w:val="DeltaViewInsertion"/>
          <w:rFonts w:cstheme="minorBidi"/>
          <w:color w:val="000000" w:themeColor="text1"/>
          <w:u w:val="none"/>
        </w:rPr>
        <w:t>this Contract.</w:t>
      </w:r>
      <w:r w:rsidR="000B4E84" w:rsidRPr="22F2C56E">
        <w:rPr>
          <w:rFonts w:asciiTheme="minorHAnsi" w:hAnsiTheme="minorHAnsi"/>
        </w:rPr>
        <w:t xml:space="preserve"> </w:t>
      </w:r>
      <w:r w:rsidR="000641E0" w:rsidRPr="22F2C56E">
        <w:rPr>
          <w:rStyle w:val="DeltaViewInsertion"/>
          <w:rFonts w:cstheme="minorBidi"/>
          <w:color w:val="000000" w:themeColor="text1"/>
          <w:u w:val="none"/>
        </w:rPr>
        <w:t xml:space="preserve">To the extent provisions contained in more than one of the </w:t>
      </w:r>
      <w:r w:rsidR="00B904A3" w:rsidRPr="22F2C56E">
        <w:rPr>
          <w:rStyle w:val="DeltaViewInsertion"/>
          <w:rFonts w:cstheme="minorBidi"/>
          <w:color w:val="000000" w:themeColor="text1"/>
          <w:u w:val="none"/>
        </w:rPr>
        <w:t>listed</w:t>
      </w:r>
      <w:r w:rsidR="00C95008" w:rsidRPr="22F2C56E">
        <w:rPr>
          <w:rStyle w:val="DeltaViewInsertion"/>
          <w:rFonts w:cstheme="minorBidi"/>
          <w:color w:val="000000" w:themeColor="text1"/>
          <w:u w:val="none"/>
        </w:rPr>
        <w:t xml:space="preserve"> </w:t>
      </w:r>
      <w:r w:rsidR="000641E0" w:rsidRPr="22F2C56E">
        <w:rPr>
          <w:rStyle w:val="DeltaViewInsertion"/>
          <w:rFonts w:cstheme="minorBidi"/>
          <w:color w:val="000000" w:themeColor="text1"/>
          <w:u w:val="none"/>
        </w:rPr>
        <w:t xml:space="preserve">documents apply in any given situation, the parties agree: (i) to read such </w:t>
      </w:r>
      <w:r w:rsidR="000641E0" w:rsidRPr="22F2C56E">
        <w:rPr>
          <w:rStyle w:val="DeltaViewFormatChange"/>
          <w:rFonts w:cstheme="minorBidi"/>
          <w:color w:val="000000" w:themeColor="text1"/>
        </w:rPr>
        <w:t>provisions</w:t>
      </w:r>
      <w:r w:rsidR="000641E0" w:rsidRPr="22F2C56E">
        <w:rPr>
          <w:rStyle w:val="DeltaViewInsertion"/>
          <w:rFonts w:cstheme="minorBidi"/>
          <w:color w:val="000000" w:themeColor="text1"/>
          <w:u w:val="none"/>
        </w:rPr>
        <w:t xml:space="preserve"> together whenever possible to avoid conflict, and (ii) to apply the foregoing order of precedence only in the event of an irreconcilable conflict.</w:t>
      </w:r>
      <w:r w:rsidR="00593283">
        <w:rPr>
          <w:rStyle w:val="DeltaViewInsertion"/>
          <w:rFonts w:cstheme="minorBidi"/>
          <w:color w:val="000000" w:themeColor="text1"/>
          <w:u w:val="none"/>
        </w:rPr>
        <w:t xml:space="preserve">  </w:t>
      </w:r>
    </w:p>
    <w:p w14:paraId="18B86AE5" w14:textId="5F5400B0" w:rsidR="00987425" w:rsidRPr="00CD25FA" w:rsidRDefault="00B73B3B" w:rsidP="0DA3EF71">
      <w:pPr>
        <w:numPr>
          <w:ilvl w:val="0"/>
          <w:numId w:val="5"/>
        </w:numPr>
        <w:tabs>
          <w:tab w:val="left" w:pos="360"/>
        </w:tabs>
        <w:rPr>
          <w:rFonts w:asciiTheme="minorHAnsi" w:hAnsiTheme="minorHAnsi" w:cstheme="minorBidi"/>
        </w:rPr>
      </w:pPr>
      <w:r w:rsidRPr="0DA3EF71">
        <w:rPr>
          <w:rFonts w:asciiTheme="minorHAnsi" w:hAnsiTheme="minorHAnsi" w:cstheme="minorBidi"/>
          <w:b/>
          <w:bCs/>
        </w:rPr>
        <w:t xml:space="preserve">Ordering, </w:t>
      </w:r>
      <w:r w:rsidR="006B741A" w:rsidRPr="0DA3EF71">
        <w:rPr>
          <w:rFonts w:asciiTheme="minorHAnsi" w:hAnsiTheme="minorHAnsi" w:cstheme="minorBidi"/>
          <w:b/>
          <w:bCs/>
        </w:rPr>
        <w:t>Delivery</w:t>
      </w:r>
      <w:r w:rsidR="00ED67B5" w:rsidRPr="0DA3EF71">
        <w:rPr>
          <w:rFonts w:asciiTheme="minorHAnsi" w:hAnsiTheme="minorHAnsi" w:cstheme="minorBidi"/>
          <w:b/>
          <w:bCs/>
        </w:rPr>
        <w:t>,</w:t>
      </w:r>
      <w:r w:rsidR="006B741A" w:rsidRPr="0DA3EF71">
        <w:rPr>
          <w:rFonts w:asciiTheme="minorHAnsi" w:hAnsiTheme="minorHAnsi" w:cstheme="minorBidi"/>
          <w:b/>
          <w:bCs/>
        </w:rPr>
        <w:t xml:space="preserve"> and Acceptance</w:t>
      </w:r>
      <w:r w:rsidR="00D939A7" w:rsidRPr="0DA3EF71">
        <w:rPr>
          <w:rFonts w:asciiTheme="minorHAnsi" w:hAnsiTheme="minorHAnsi" w:cstheme="minorBidi"/>
          <w:b/>
          <w:bCs/>
        </w:rPr>
        <w:t>; Title</w:t>
      </w:r>
      <w:r w:rsidR="006B741A" w:rsidRPr="0DA3EF71">
        <w:rPr>
          <w:rFonts w:asciiTheme="minorHAnsi" w:hAnsiTheme="minorHAnsi" w:cstheme="minorBidi"/>
          <w:b/>
          <w:bCs/>
        </w:rPr>
        <w:t>.</w:t>
      </w:r>
    </w:p>
    <w:p w14:paraId="0C6F8303" w14:textId="3D8AA4CA" w:rsidR="00987425" w:rsidRPr="00A974B2" w:rsidRDefault="00B875D7" w:rsidP="00B875D7">
      <w:pPr>
        <w:numPr>
          <w:ilvl w:val="1"/>
          <w:numId w:val="5"/>
        </w:numPr>
        <w:tabs>
          <w:tab w:val="left" w:pos="360"/>
        </w:tabs>
        <w:ind w:left="0" w:firstLine="0"/>
        <w:rPr>
          <w:rFonts w:asciiTheme="minorHAnsi" w:hAnsiTheme="minorHAnsi" w:cstheme="minorBidi"/>
          <w:b/>
        </w:rPr>
      </w:pPr>
      <w:r w:rsidRPr="039B43B7">
        <w:rPr>
          <w:rFonts w:asciiTheme="minorHAnsi" w:hAnsiTheme="minorHAnsi" w:cstheme="minorBidi"/>
          <w:b/>
        </w:rPr>
        <w:t>Order</w:t>
      </w:r>
      <w:r w:rsidR="00336270" w:rsidRPr="039B43B7">
        <w:rPr>
          <w:rFonts w:asciiTheme="minorHAnsi" w:hAnsiTheme="minorHAnsi" w:cstheme="minorBidi"/>
          <w:b/>
        </w:rPr>
        <w:t xml:space="preserve"> and Delivery</w:t>
      </w:r>
      <w:r w:rsidRPr="039B43B7">
        <w:rPr>
          <w:rFonts w:asciiTheme="minorHAnsi" w:hAnsiTheme="minorHAnsi" w:cstheme="minorBidi"/>
          <w:b/>
        </w:rPr>
        <w:t xml:space="preserve">. </w:t>
      </w:r>
      <w:r w:rsidR="006B741A" w:rsidRPr="039B43B7">
        <w:rPr>
          <w:rFonts w:asciiTheme="minorHAnsi" w:hAnsiTheme="minorHAnsi" w:cstheme="minorBidi"/>
        </w:rPr>
        <w:t xml:space="preserve">Agency </w:t>
      </w:r>
      <w:r w:rsidR="001773C4" w:rsidRPr="039B43B7">
        <w:rPr>
          <w:rFonts w:asciiTheme="minorHAnsi" w:hAnsiTheme="minorHAnsi" w:cstheme="minorBidi"/>
        </w:rPr>
        <w:t xml:space="preserve">will </w:t>
      </w:r>
      <w:r w:rsidR="008C0AA0" w:rsidRPr="039B43B7">
        <w:rPr>
          <w:rFonts w:asciiTheme="minorHAnsi" w:hAnsiTheme="minorHAnsi" w:cstheme="minorBidi"/>
        </w:rPr>
        <w:t>purchase</w:t>
      </w:r>
      <w:r w:rsidR="006B741A" w:rsidRPr="039B43B7">
        <w:rPr>
          <w:rFonts w:asciiTheme="minorHAnsi" w:hAnsiTheme="minorHAnsi" w:cstheme="minorBidi"/>
        </w:rPr>
        <w:t xml:space="preserve"> from </w:t>
      </w:r>
      <w:r w:rsidR="00AC1D31" w:rsidRPr="039B43B7">
        <w:rPr>
          <w:rFonts w:asciiTheme="minorHAnsi" w:hAnsiTheme="minorHAnsi" w:cstheme="minorBidi"/>
        </w:rPr>
        <w:t>Contractor</w:t>
      </w:r>
      <w:r w:rsidR="00F35540" w:rsidRPr="039B43B7">
        <w:rPr>
          <w:rFonts w:asciiTheme="minorHAnsi" w:hAnsiTheme="minorHAnsi" w:cstheme="minorBidi"/>
        </w:rPr>
        <w:t xml:space="preserve"> </w:t>
      </w:r>
      <w:r w:rsidR="008C0AA0" w:rsidRPr="039B43B7">
        <w:rPr>
          <w:rFonts w:asciiTheme="minorHAnsi" w:hAnsiTheme="minorHAnsi" w:cstheme="minorBidi"/>
        </w:rPr>
        <w:t xml:space="preserve">and Contractor shall sell to Agency </w:t>
      </w:r>
      <w:r w:rsidR="00F35540" w:rsidRPr="039B43B7">
        <w:rPr>
          <w:rFonts w:asciiTheme="minorHAnsi" w:hAnsiTheme="minorHAnsi" w:cstheme="minorBidi"/>
        </w:rPr>
        <w:t xml:space="preserve">certain Goods and </w:t>
      </w:r>
      <w:r w:rsidR="00F35540" w:rsidRPr="123D99EE">
        <w:rPr>
          <w:rFonts w:asciiTheme="minorHAnsi" w:hAnsiTheme="minorHAnsi" w:cstheme="minorBidi"/>
        </w:rPr>
        <w:t>relat</w:t>
      </w:r>
      <w:r w:rsidRPr="123D99EE">
        <w:rPr>
          <w:rFonts w:asciiTheme="minorHAnsi" w:hAnsiTheme="minorHAnsi" w:cstheme="minorBidi"/>
        </w:rPr>
        <w:t>ed</w:t>
      </w:r>
      <w:r w:rsidR="00F35540" w:rsidRPr="039B43B7">
        <w:rPr>
          <w:rFonts w:asciiTheme="minorHAnsi" w:hAnsiTheme="minorHAnsi" w:cstheme="minorBidi"/>
        </w:rPr>
        <w:t xml:space="preserve"> Servic</w:t>
      </w:r>
      <w:r w:rsidR="00E16C99" w:rsidRPr="039B43B7">
        <w:rPr>
          <w:rFonts w:asciiTheme="minorHAnsi" w:hAnsiTheme="minorHAnsi" w:cstheme="minorBidi"/>
        </w:rPr>
        <w:t>e</w:t>
      </w:r>
      <w:r w:rsidR="00F35540" w:rsidRPr="039B43B7">
        <w:rPr>
          <w:rFonts w:asciiTheme="minorHAnsi" w:hAnsiTheme="minorHAnsi" w:cstheme="minorBidi"/>
        </w:rPr>
        <w:t>s, as more particularly described in Exhibit A</w:t>
      </w:r>
      <w:r w:rsidR="006B741A" w:rsidRPr="039B43B7">
        <w:rPr>
          <w:rFonts w:asciiTheme="minorHAnsi" w:hAnsiTheme="minorHAnsi" w:cstheme="minorBidi"/>
        </w:rPr>
        <w:t>.</w:t>
      </w:r>
      <w:r w:rsidR="00162A01" w:rsidRPr="039B43B7">
        <w:rPr>
          <w:rFonts w:asciiTheme="minorHAnsi" w:hAnsiTheme="minorHAnsi" w:cstheme="minorBidi"/>
        </w:rPr>
        <w:t xml:space="preserve"> </w:t>
      </w:r>
      <w:r w:rsidR="009934DA" w:rsidRPr="039B43B7">
        <w:rPr>
          <w:rFonts w:asciiTheme="minorHAnsi" w:hAnsiTheme="minorHAnsi" w:cstheme="minorBidi"/>
        </w:rPr>
        <w:t xml:space="preserve">Contractor </w:t>
      </w:r>
      <w:r w:rsidR="00BD61C7" w:rsidRPr="039B43B7">
        <w:rPr>
          <w:rFonts w:asciiTheme="minorHAnsi" w:hAnsiTheme="minorHAnsi" w:cstheme="minorBidi"/>
        </w:rPr>
        <w:t xml:space="preserve">shall </w:t>
      </w:r>
      <w:r w:rsidR="006B741A" w:rsidRPr="039B43B7">
        <w:rPr>
          <w:rFonts w:asciiTheme="minorHAnsi" w:hAnsiTheme="minorHAnsi" w:cstheme="minorBidi"/>
        </w:rPr>
        <w:t>deliver the Goods</w:t>
      </w:r>
      <w:r w:rsidR="00E74162" w:rsidRPr="039B43B7">
        <w:rPr>
          <w:rFonts w:asciiTheme="minorHAnsi" w:hAnsiTheme="minorHAnsi" w:cstheme="minorBidi"/>
        </w:rPr>
        <w:t xml:space="preserve"> F.O.B.</w:t>
      </w:r>
      <w:r w:rsidR="00A6234B">
        <w:rPr>
          <w:rFonts w:asciiTheme="minorHAnsi" w:hAnsiTheme="minorHAnsi" w:cstheme="minorBidi"/>
        </w:rPr>
        <w:t>,</w:t>
      </w:r>
      <w:r w:rsidR="00B904A3" w:rsidRPr="039B43B7">
        <w:rPr>
          <w:rFonts w:asciiTheme="minorHAnsi" w:hAnsiTheme="minorHAnsi" w:cstheme="minorBidi"/>
        </w:rPr>
        <w:t xml:space="preserve"> </w:t>
      </w:r>
      <w:r w:rsidR="001A4AC7">
        <w:rPr>
          <w:rFonts w:asciiTheme="minorHAnsi" w:hAnsiTheme="minorHAnsi" w:cstheme="minorBidi"/>
        </w:rPr>
        <w:t>Agency location</w:t>
      </w:r>
      <w:r w:rsidR="001A4AC7" w:rsidRPr="039B43B7">
        <w:rPr>
          <w:rFonts w:asciiTheme="minorHAnsi" w:hAnsiTheme="minorHAnsi" w:cstheme="minorBidi"/>
        </w:rPr>
        <w:t xml:space="preserve">, </w:t>
      </w:r>
      <w:r w:rsidR="00B904A3" w:rsidRPr="039B43B7">
        <w:rPr>
          <w:rFonts w:asciiTheme="minorHAnsi" w:hAnsiTheme="minorHAnsi" w:cstheme="minorBidi"/>
        </w:rPr>
        <w:t xml:space="preserve">or the location designated in Exhibit A, </w:t>
      </w:r>
      <w:r w:rsidR="00E74162" w:rsidRPr="039B43B7">
        <w:rPr>
          <w:rFonts w:asciiTheme="minorHAnsi" w:hAnsiTheme="minorHAnsi" w:cstheme="minorBidi"/>
        </w:rPr>
        <w:t xml:space="preserve">with all transportation and handling charges paid by </w:t>
      </w:r>
      <w:r w:rsidR="00AC1D31" w:rsidRPr="039B43B7">
        <w:rPr>
          <w:rFonts w:asciiTheme="minorHAnsi" w:hAnsiTheme="minorHAnsi" w:cstheme="minorBidi"/>
        </w:rPr>
        <w:t>Contractor</w:t>
      </w:r>
      <w:r w:rsidR="00E74162" w:rsidRPr="039B43B7">
        <w:rPr>
          <w:rFonts w:asciiTheme="minorHAnsi" w:hAnsiTheme="minorHAnsi" w:cstheme="minorBidi"/>
        </w:rPr>
        <w:t>.</w:t>
      </w:r>
      <w:r w:rsidR="00162A01" w:rsidRPr="039B43B7">
        <w:rPr>
          <w:rFonts w:asciiTheme="minorHAnsi" w:hAnsiTheme="minorHAnsi" w:cstheme="minorBidi"/>
        </w:rPr>
        <w:t xml:space="preserve"> </w:t>
      </w:r>
      <w:r w:rsidR="00AC1D31" w:rsidRPr="039B43B7">
        <w:rPr>
          <w:rFonts w:asciiTheme="minorHAnsi" w:hAnsiTheme="minorHAnsi" w:cstheme="minorBidi"/>
        </w:rPr>
        <w:t>Contractor</w:t>
      </w:r>
      <w:r w:rsidR="00E74162" w:rsidRPr="039B43B7">
        <w:rPr>
          <w:rFonts w:asciiTheme="minorHAnsi" w:hAnsiTheme="minorHAnsi" w:cstheme="minorBidi"/>
        </w:rPr>
        <w:t xml:space="preserve"> shall ship the </w:t>
      </w:r>
      <w:r w:rsidR="006B741A" w:rsidRPr="039B43B7">
        <w:rPr>
          <w:rFonts w:asciiTheme="minorHAnsi" w:hAnsiTheme="minorHAnsi" w:cstheme="minorBidi"/>
        </w:rPr>
        <w:t xml:space="preserve">Goods </w:t>
      </w:r>
      <w:r w:rsidR="00E74162" w:rsidRPr="039B43B7">
        <w:rPr>
          <w:rFonts w:asciiTheme="minorHAnsi" w:hAnsiTheme="minorHAnsi" w:cstheme="minorBidi"/>
        </w:rPr>
        <w:t>no later than</w:t>
      </w:r>
      <w:r w:rsidR="000E6214" w:rsidRPr="039B43B7">
        <w:rPr>
          <w:rFonts w:asciiTheme="minorHAnsi" w:hAnsiTheme="minorHAnsi" w:cstheme="minorBidi"/>
        </w:rPr>
        <w:t xml:space="preserve"> the date set forth on </w:t>
      </w:r>
      <w:r w:rsidR="008C0AA0" w:rsidRPr="039B43B7">
        <w:rPr>
          <w:rFonts w:asciiTheme="minorHAnsi" w:hAnsiTheme="minorHAnsi" w:cstheme="minorBidi"/>
        </w:rPr>
        <w:t>Exhibit A</w:t>
      </w:r>
      <w:r w:rsidR="000E6214" w:rsidRPr="039B43B7">
        <w:rPr>
          <w:rFonts w:asciiTheme="minorHAnsi" w:hAnsiTheme="minorHAnsi" w:cstheme="minorBidi"/>
        </w:rPr>
        <w:t xml:space="preserve"> or as otherwise agreed by </w:t>
      </w:r>
      <w:r w:rsidR="006B741A" w:rsidRPr="039B43B7">
        <w:rPr>
          <w:rFonts w:asciiTheme="minorHAnsi" w:hAnsiTheme="minorHAnsi" w:cstheme="minorBidi"/>
        </w:rPr>
        <w:t>Contractor and Agency</w:t>
      </w:r>
      <w:r w:rsidR="00E74162" w:rsidRPr="039B43B7">
        <w:rPr>
          <w:rFonts w:asciiTheme="minorHAnsi" w:hAnsiTheme="minorHAnsi" w:cstheme="minorBidi"/>
        </w:rPr>
        <w:t>.</w:t>
      </w:r>
    </w:p>
    <w:p w14:paraId="34C84BB2" w14:textId="764D829C" w:rsidR="00987425" w:rsidRPr="00CD25FA" w:rsidRDefault="0073417D" w:rsidP="007E730D">
      <w:pPr>
        <w:numPr>
          <w:ilvl w:val="1"/>
          <w:numId w:val="5"/>
        </w:numPr>
        <w:tabs>
          <w:tab w:val="left" w:pos="360"/>
        </w:tabs>
        <w:ind w:left="0" w:firstLine="0"/>
        <w:rPr>
          <w:rFonts w:asciiTheme="minorHAnsi" w:hAnsiTheme="minorHAnsi" w:cstheme="minorHAnsi"/>
          <w:szCs w:val="24"/>
        </w:rPr>
      </w:pPr>
      <w:r w:rsidRPr="007E730D">
        <w:rPr>
          <w:rFonts w:asciiTheme="minorHAnsi" w:hAnsiTheme="minorHAnsi" w:cstheme="minorHAnsi"/>
          <w:b/>
          <w:bCs/>
          <w:szCs w:val="24"/>
        </w:rPr>
        <w:t>Not Purchasing for Resale.</w:t>
      </w:r>
      <w:r>
        <w:rPr>
          <w:rFonts w:asciiTheme="minorHAnsi" w:hAnsiTheme="minorHAnsi" w:cstheme="minorHAnsi"/>
          <w:szCs w:val="24"/>
        </w:rPr>
        <w:t xml:space="preserve"> </w:t>
      </w:r>
      <w:r w:rsidR="004932C5" w:rsidRPr="00CD25FA">
        <w:rPr>
          <w:rFonts w:asciiTheme="minorHAnsi" w:hAnsiTheme="minorHAnsi" w:cstheme="minorHAnsi"/>
          <w:szCs w:val="24"/>
        </w:rPr>
        <w:t xml:space="preserve">Agency certifies that it is purchasing the Goods for its own use and not for </w:t>
      </w:r>
      <w:r w:rsidR="008D3703" w:rsidRPr="00CD25FA">
        <w:rPr>
          <w:rFonts w:asciiTheme="minorHAnsi" w:hAnsiTheme="minorHAnsi" w:cstheme="minorHAnsi"/>
          <w:szCs w:val="24"/>
        </w:rPr>
        <w:t>resale</w:t>
      </w:r>
      <w:r w:rsidR="004932C5" w:rsidRPr="00CD25FA">
        <w:rPr>
          <w:rFonts w:asciiTheme="minorHAnsi" w:hAnsiTheme="minorHAnsi" w:cstheme="minorHAnsi"/>
          <w:szCs w:val="24"/>
        </w:rPr>
        <w:t>.</w:t>
      </w:r>
      <w:r w:rsidR="00162A01">
        <w:rPr>
          <w:rFonts w:asciiTheme="minorHAnsi" w:hAnsiTheme="minorHAnsi" w:cstheme="minorHAnsi"/>
          <w:b/>
          <w:szCs w:val="24"/>
        </w:rPr>
        <w:t xml:space="preserve"> </w:t>
      </w:r>
    </w:p>
    <w:p w14:paraId="0781F4B3" w14:textId="508A169E" w:rsidR="008845CD" w:rsidRDefault="00336270" w:rsidP="0DA3EF71">
      <w:pPr>
        <w:numPr>
          <w:ilvl w:val="1"/>
          <w:numId w:val="5"/>
        </w:numPr>
        <w:tabs>
          <w:tab w:val="left" w:pos="360"/>
        </w:tabs>
        <w:ind w:left="0" w:firstLine="0"/>
        <w:rPr>
          <w:rFonts w:asciiTheme="minorHAnsi" w:hAnsiTheme="minorHAnsi" w:cstheme="minorBidi"/>
        </w:rPr>
      </w:pPr>
      <w:r w:rsidRPr="0DA3EF71">
        <w:rPr>
          <w:rFonts w:asciiTheme="minorHAnsi" w:hAnsiTheme="minorHAnsi" w:cstheme="minorBidi"/>
          <w:b/>
          <w:bCs/>
        </w:rPr>
        <w:t>Installation</w:t>
      </w:r>
      <w:r w:rsidR="00AA0963" w:rsidRPr="0DA3EF71">
        <w:rPr>
          <w:rFonts w:asciiTheme="minorHAnsi" w:hAnsiTheme="minorHAnsi" w:cstheme="minorBidi"/>
          <w:b/>
          <w:bCs/>
        </w:rPr>
        <w:t>.</w:t>
      </w:r>
      <w:r w:rsidR="00AA0963" w:rsidRPr="0DA3EF71">
        <w:rPr>
          <w:rFonts w:asciiTheme="minorHAnsi" w:hAnsiTheme="minorHAnsi" w:cstheme="minorBidi"/>
        </w:rPr>
        <w:t xml:space="preserve"> </w:t>
      </w:r>
      <w:r w:rsidR="008845CD" w:rsidRPr="0DA3EF71">
        <w:rPr>
          <w:rFonts w:asciiTheme="minorHAnsi" w:hAnsiTheme="minorHAnsi" w:cstheme="minorBidi"/>
        </w:rPr>
        <w:t xml:space="preserve">Contractor shall deliver and install Goods as described in Exhibit A and shall provide any component(s) or part(s) necessary for proper installation and operation, even if such </w:t>
      </w:r>
      <w:r w:rsidR="00F97EF1" w:rsidRPr="0DA3EF71">
        <w:rPr>
          <w:rFonts w:asciiTheme="minorHAnsi" w:hAnsiTheme="minorHAnsi" w:cstheme="minorBidi"/>
        </w:rPr>
        <w:t>components(s) and part(s)</w:t>
      </w:r>
      <w:r w:rsidR="008845CD" w:rsidRPr="0DA3EF71">
        <w:rPr>
          <w:rFonts w:asciiTheme="minorHAnsi" w:hAnsiTheme="minorHAnsi" w:cstheme="minorBidi"/>
        </w:rPr>
        <w:t xml:space="preserve"> are not specifically described in the exhibit or in any specifications. </w:t>
      </w:r>
    </w:p>
    <w:p w14:paraId="4D01294A" w14:textId="77777777" w:rsidR="00515F1A" w:rsidRPr="00CD25FA" w:rsidRDefault="00C11846" w:rsidP="009A36EE">
      <w:pPr>
        <w:numPr>
          <w:ilvl w:val="1"/>
          <w:numId w:val="5"/>
        </w:numPr>
        <w:tabs>
          <w:tab w:val="left" w:pos="360"/>
        </w:tabs>
        <w:ind w:left="0" w:firstLine="0"/>
        <w:rPr>
          <w:rFonts w:asciiTheme="minorHAnsi" w:hAnsiTheme="minorHAnsi" w:cstheme="minorHAnsi"/>
          <w:szCs w:val="24"/>
        </w:rPr>
      </w:pPr>
      <w:r w:rsidRPr="00CD25FA">
        <w:rPr>
          <w:rFonts w:asciiTheme="minorHAnsi" w:hAnsiTheme="minorHAnsi" w:cstheme="minorHAnsi"/>
          <w:b/>
          <w:szCs w:val="24"/>
        </w:rPr>
        <w:t>Accept</w:t>
      </w:r>
      <w:r w:rsidR="00D939A7" w:rsidRPr="00CD25FA">
        <w:rPr>
          <w:rFonts w:asciiTheme="minorHAnsi" w:hAnsiTheme="minorHAnsi" w:cstheme="minorHAnsi"/>
          <w:b/>
          <w:szCs w:val="24"/>
        </w:rPr>
        <w:t>ance</w:t>
      </w:r>
      <w:r w:rsidR="00515F1A" w:rsidRPr="00CD25FA">
        <w:rPr>
          <w:rFonts w:asciiTheme="minorHAnsi" w:hAnsiTheme="minorHAnsi" w:cstheme="minorHAnsi"/>
          <w:b/>
          <w:szCs w:val="24"/>
        </w:rPr>
        <w:t>.</w:t>
      </w:r>
    </w:p>
    <w:p w14:paraId="2108C19D" w14:textId="01DE218A" w:rsidR="00515F1A" w:rsidRPr="00CD25FA" w:rsidRDefault="00E05371" w:rsidP="00A37661">
      <w:pPr>
        <w:numPr>
          <w:ilvl w:val="2"/>
          <w:numId w:val="5"/>
        </w:numPr>
        <w:ind w:left="360" w:hanging="360"/>
        <w:rPr>
          <w:rFonts w:asciiTheme="minorHAnsi" w:hAnsiTheme="minorHAnsi" w:cstheme="minorBidi"/>
        </w:rPr>
      </w:pPr>
      <w:r>
        <w:rPr>
          <w:rFonts w:asciiTheme="minorHAnsi" w:hAnsiTheme="minorHAnsi" w:cstheme="minorBidi"/>
        </w:rPr>
        <w:t xml:space="preserve">Upon receipt </w:t>
      </w:r>
      <w:r w:rsidR="00515F1A" w:rsidRPr="5CF130F3">
        <w:rPr>
          <w:rFonts w:asciiTheme="minorHAnsi" w:hAnsiTheme="minorHAnsi" w:cstheme="minorBidi"/>
        </w:rPr>
        <w:t xml:space="preserve">Agency </w:t>
      </w:r>
      <w:r w:rsidR="00585656" w:rsidRPr="5CF130F3">
        <w:rPr>
          <w:rFonts w:asciiTheme="minorHAnsi" w:hAnsiTheme="minorHAnsi" w:cstheme="minorBidi"/>
        </w:rPr>
        <w:t xml:space="preserve">will </w:t>
      </w:r>
      <w:r w:rsidR="00515F1A" w:rsidRPr="5CF130F3">
        <w:rPr>
          <w:rFonts w:asciiTheme="minorHAnsi" w:hAnsiTheme="minorHAnsi" w:cstheme="minorBidi"/>
        </w:rPr>
        <w:t xml:space="preserve">begin </w:t>
      </w:r>
      <w:r w:rsidR="00EB3463">
        <w:rPr>
          <w:rFonts w:asciiTheme="minorHAnsi" w:hAnsiTheme="minorHAnsi" w:cstheme="minorBidi"/>
        </w:rPr>
        <w:t>inspection or</w:t>
      </w:r>
      <w:r w:rsidR="00EB3463" w:rsidRPr="5CF130F3">
        <w:rPr>
          <w:rFonts w:asciiTheme="minorHAnsi" w:hAnsiTheme="minorHAnsi" w:cstheme="minorBidi"/>
        </w:rPr>
        <w:t xml:space="preserve"> </w:t>
      </w:r>
      <w:r w:rsidR="00515F1A" w:rsidRPr="5CF130F3">
        <w:rPr>
          <w:rFonts w:asciiTheme="minorHAnsi" w:hAnsiTheme="minorHAnsi" w:cstheme="minorBidi"/>
        </w:rPr>
        <w:t xml:space="preserve">testing of the Goods and installation of the Goods. Unless otherwise agreed, Agency </w:t>
      </w:r>
      <w:r w:rsidR="00585656" w:rsidRPr="5CF130F3">
        <w:rPr>
          <w:rFonts w:asciiTheme="minorHAnsi" w:hAnsiTheme="minorHAnsi" w:cstheme="minorBidi"/>
        </w:rPr>
        <w:t>has</w:t>
      </w:r>
      <w:r w:rsidR="00515F1A" w:rsidRPr="5CF130F3">
        <w:rPr>
          <w:rFonts w:asciiTheme="minorHAnsi" w:hAnsiTheme="minorHAnsi" w:cstheme="minorBidi"/>
        </w:rPr>
        <w:t xml:space="preserve"> a 30 Calendar Day period </w:t>
      </w:r>
      <w:r w:rsidR="00777600" w:rsidRPr="5CF130F3">
        <w:rPr>
          <w:rFonts w:asciiTheme="minorHAnsi" w:hAnsiTheme="minorHAnsi" w:cstheme="minorBidi"/>
        </w:rPr>
        <w:t xml:space="preserve">from the date installation is completed </w:t>
      </w:r>
      <w:r w:rsidR="00515F1A" w:rsidRPr="5CF130F3">
        <w:rPr>
          <w:rFonts w:asciiTheme="minorHAnsi" w:hAnsiTheme="minorHAnsi" w:cstheme="minorBidi"/>
        </w:rPr>
        <w:t xml:space="preserve">to determine </w:t>
      </w:r>
      <w:r w:rsidR="00777600" w:rsidRPr="5CF130F3">
        <w:rPr>
          <w:rFonts w:asciiTheme="minorHAnsi" w:hAnsiTheme="minorHAnsi" w:cstheme="minorBidi"/>
        </w:rPr>
        <w:t xml:space="preserve">if </w:t>
      </w:r>
      <w:r w:rsidR="00515F1A" w:rsidRPr="5CF130F3">
        <w:rPr>
          <w:rFonts w:asciiTheme="minorHAnsi" w:hAnsiTheme="minorHAnsi" w:cstheme="minorBidi"/>
        </w:rPr>
        <w:t>the Goods meet or exceed the requirements of this Contract and all manufacturer’s specifications</w:t>
      </w:r>
      <w:r w:rsidR="00777600" w:rsidRPr="5CF130F3">
        <w:rPr>
          <w:rFonts w:asciiTheme="minorHAnsi" w:hAnsiTheme="minorHAnsi" w:cstheme="minorBidi"/>
        </w:rPr>
        <w:t xml:space="preserve"> (Acceptance Period)</w:t>
      </w:r>
      <w:r w:rsidR="00515F1A" w:rsidRPr="5CF130F3">
        <w:rPr>
          <w:rFonts w:asciiTheme="minorHAnsi" w:hAnsiTheme="minorHAnsi" w:cstheme="minorBidi"/>
        </w:rPr>
        <w:t xml:space="preserve">. </w:t>
      </w:r>
    </w:p>
    <w:p w14:paraId="67F8799A" w14:textId="611E884D" w:rsidR="00515F1A" w:rsidRPr="00CD25FA" w:rsidRDefault="00777600" w:rsidP="00A37661">
      <w:pPr>
        <w:numPr>
          <w:ilvl w:val="2"/>
          <w:numId w:val="5"/>
        </w:numPr>
        <w:tabs>
          <w:tab w:val="left" w:pos="360"/>
        </w:tabs>
        <w:ind w:left="360" w:hanging="360"/>
        <w:rPr>
          <w:rFonts w:asciiTheme="minorHAnsi" w:hAnsiTheme="minorHAnsi" w:cstheme="minorHAnsi"/>
          <w:szCs w:val="24"/>
        </w:rPr>
      </w:pPr>
      <w:r>
        <w:rPr>
          <w:rFonts w:asciiTheme="minorHAnsi" w:hAnsiTheme="minorHAnsi" w:cstheme="minorHAnsi"/>
          <w:szCs w:val="24"/>
        </w:rPr>
        <w:t>On or before the last date of</w:t>
      </w:r>
      <w:r w:rsidR="00515F1A" w:rsidRPr="00CD25FA">
        <w:rPr>
          <w:rFonts w:asciiTheme="minorHAnsi" w:hAnsiTheme="minorHAnsi" w:cstheme="minorHAnsi"/>
          <w:szCs w:val="24"/>
        </w:rPr>
        <w:t xml:space="preserve"> </w:t>
      </w:r>
      <w:r>
        <w:rPr>
          <w:rFonts w:asciiTheme="minorHAnsi" w:hAnsiTheme="minorHAnsi" w:cstheme="minorHAnsi"/>
          <w:szCs w:val="24"/>
        </w:rPr>
        <w:t xml:space="preserve">the </w:t>
      </w:r>
      <w:r w:rsidR="00515F1A" w:rsidRPr="00CD25FA">
        <w:rPr>
          <w:rFonts w:asciiTheme="minorHAnsi" w:hAnsiTheme="minorHAnsi" w:cstheme="minorHAnsi"/>
          <w:szCs w:val="24"/>
        </w:rPr>
        <w:t xml:space="preserve">Acceptance Period, Agency </w:t>
      </w:r>
      <w:r w:rsidR="006D0106">
        <w:rPr>
          <w:rFonts w:asciiTheme="minorHAnsi" w:hAnsiTheme="minorHAnsi" w:cstheme="minorHAnsi"/>
          <w:szCs w:val="24"/>
        </w:rPr>
        <w:t xml:space="preserve">will </w:t>
      </w:r>
      <w:r w:rsidR="00515F1A" w:rsidRPr="00CD25FA">
        <w:rPr>
          <w:rFonts w:asciiTheme="minorHAnsi" w:hAnsiTheme="minorHAnsi" w:cstheme="minorHAnsi"/>
          <w:szCs w:val="24"/>
        </w:rPr>
        <w:t xml:space="preserve">notify Contractor in writing regarding whether the Goods have passed or failed acceptance </w:t>
      </w:r>
      <w:r w:rsidR="0090128B">
        <w:rPr>
          <w:rFonts w:asciiTheme="minorHAnsi" w:hAnsiTheme="minorHAnsi" w:cstheme="minorHAnsi"/>
          <w:szCs w:val="24"/>
        </w:rPr>
        <w:t xml:space="preserve">inspection or </w:t>
      </w:r>
      <w:r w:rsidR="00515F1A" w:rsidRPr="00CD25FA">
        <w:rPr>
          <w:rFonts w:asciiTheme="minorHAnsi" w:hAnsiTheme="minorHAnsi" w:cstheme="minorHAnsi"/>
          <w:szCs w:val="24"/>
        </w:rPr>
        <w:t>test</w:t>
      </w:r>
      <w:r w:rsidR="00A546B8">
        <w:rPr>
          <w:rFonts w:asciiTheme="minorHAnsi" w:hAnsiTheme="minorHAnsi" w:cstheme="minorHAnsi"/>
          <w:szCs w:val="24"/>
        </w:rPr>
        <w:t>ing</w:t>
      </w:r>
      <w:r w:rsidR="00515F1A" w:rsidRPr="00CD25FA">
        <w:rPr>
          <w:rFonts w:asciiTheme="minorHAnsi" w:hAnsiTheme="minorHAnsi" w:cstheme="minorHAnsi"/>
          <w:szCs w:val="24"/>
        </w:rPr>
        <w:t>.</w:t>
      </w:r>
      <w:r w:rsidR="00162A01">
        <w:rPr>
          <w:rFonts w:asciiTheme="minorHAnsi" w:hAnsiTheme="minorHAnsi" w:cstheme="minorHAnsi"/>
          <w:szCs w:val="24"/>
        </w:rPr>
        <w:t xml:space="preserve"> </w:t>
      </w:r>
      <w:r w:rsidR="00515F1A" w:rsidRPr="00CD25FA">
        <w:rPr>
          <w:rFonts w:asciiTheme="minorHAnsi" w:hAnsiTheme="minorHAnsi" w:cstheme="minorHAnsi"/>
          <w:szCs w:val="24"/>
        </w:rPr>
        <w:t xml:space="preserve">If the Goods </w:t>
      </w:r>
      <w:r w:rsidR="00A546B8">
        <w:rPr>
          <w:rFonts w:asciiTheme="minorHAnsi" w:hAnsiTheme="minorHAnsi" w:cstheme="minorHAnsi"/>
          <w:szCs w:val="24"/>
        </w:rPr>
        <w:t>meet criteria of</w:t>
      </w:r>
      <w:r w:rsidR="00515F1A" w:rsidRPr="00CD25FA">
        <w:rPr>
          <w:rFonts w:asciiTheme="minorHAnsi" w:hAnsiTheme="minorHAnsi" w:cstheme="minorHAnsi"/>
          <w:szCs w:val="24"/>
        </w:rPr>
        <w:t xml:space="preserve"> acceptance test</w:t>
      </w:r>
      <w:r w:rsidR="00A546B8">
        <w:rPr>
          <w:rFonts w:asciiTheme="minorHAnsi" w:hAnsiTheme="minorHAnsi" w:cstheme="minorHAnsi"/>
          <w:szCs w:val="24"/>
        </w:rPr>
        <w:t>ing</w:t>
      </w:r>
      <w:r w:rsidR="00515F1A" w:rsidRPr="00CD25FA">
        <w:rPr>
          <w:rFonts w:asciiTheme="minorHAnsi" w:hAnsiTheme="minorHAnsi" w:cstheme="minorHAnsi"/>
          <w:szCs w:val="24"/>
        </w:rPr>
        <w:t>, then Agency</w:t>
      </w:r>
      <w:r>
        <w:rPr>
          <w:rFonts w:asciiTheme="minorHAnsi" w:hAnsiTheme="minorHAnsi" w:cstheme="minorHAnsi"/>
          <w:szCs w:val="24"/>
        </w:rPr>
        <w:t>’s</w:t>
      </w:r>
      <w:r w:rsidR="00162A01">
        <w:rPr>
          <w:rFonts w:asciiTheme="minorHAnsi" w:hAnsiTheme="minorHAnsi" w:cstheme="minorHAnsi"/>
          <w:szCs w:val="24"/>
        </w:rPr>
        <w:t xml:space="preserve"> </w:t>
      </w:r>
      <w:r w:rsidR="00515F1A" w:rsidRPr="00CD25FA">
        <w:rPr>
          <w:rFonts w:asciiTheme="minorHAnsi" w:hAnsiTheme="minorHAnsi" w:cstheme="minorHAnsi"/>
          <w:szCs w:val="24"/>
        </w:rPr>
        <w:t>notif</w:t>
      </w:r>
      <w:r>
        <w:rPr>
          <w:rFonts w:asciiTheme="minorHAnsi" w:hAnsiTheme="minorHAnsi" w:cstheme="minorHAnsi"/>
          <w:szCs w:val="24"/>
        </w:rPr>
        <w:t>ication will be</w:t>
      </w:r>
      <w:r w:rsidR="00515F1A" w:rsidRPr="00CD25FA">
        <w:rPr>
          <w:rFonts w:asciiTheme="minorHAnsi" w:hAnsiTheme="minorHAnsi" w:cstheme="minorHAnsi"/>
          <w:szCs w:val="24"/>
        </w:rPr>
        <w:t xml:space="preserve"> of Agency’s acceptance of the Goods. If the Goods fail acceptance test</w:t>
      </w:r>
      <w:r w:rsidR="00A546B8">
        <w:rPr>
          <w:rFonts w:asciiTheme="minorHAnsi" w:hAnsiTheme="minorHAnsi" w:cstheme="minorHAnsi"/>
          <w:szCs w:val="24"/>
        </w:rPr>
        <w:t>ing</w:t>
      </w:r>
      <w:r w:rsidR="00515F1A" w:rsidRPr="00CD25FA">
        <w:rPr>
          <w:rFonts w:asciiTheme="minorHAnsi" w:hAnsiTheme="minorHAnsi" w:cstheme="minorHAnsi"/>
          <w:szCs w:val="24"/>
        </w:rPr>
        <w:t xml:space="preserve">, Agency shall give Contractor written notice of the rejection and </w:t>
      </w:r>
      <w:r>
        <w:rPr>
          <w:rFonts w:asciiTheme="minorHAnsi" w:hAnsiTheme="minorHAnsi" w:cstheme="minorHAnsi"/>
          <w:szCs w:val="24"/>
        </w:rPr>
        <w:t>describe</w:t>
      </w:r>
      <w:r w:rsidR="00515F1A" w:rsidRPr="00CD25FA">
        <w:rPr>
          <w:rFonts w:asciiTheme="minorHAnsi" w:hAnsiTheme="minorHAnsi" w:cstheme="minorHAnsi"/>
          <w:szCs w:val="24"/>
        </w:rPr>
        <w:t xml:space="preserve"> the failures.</w:t>
      </w:r>
    </w:p>
    <w:p w14:paraId="425DF36B" w14:textId="013B931A" w:rsidR="00515F1A" w:rsidRPr="00CD25FA" w:rsidRDefault="00515F1A" w:rsidP="00291E5F">
      <w:pPr>
        <w:numPr>
          <w:ilvl w:val="2"/>
          <w:numId w:val="5"/>
        </w:numPr>
        <w:tabs>
          <w:tab w:val="left" w:pos="360"/>
        </w:tabs>
        <w:ind w:left="360" w:hanging="360"/>
        <w:rPr>
          <w:rFonts w:asciiTheme="minorHAnsi" w:hAnsiTheme="minorHAnsi" w:cstheme="minorBidi"/>
        </w:rPr>
      </w:pPr>
      <w:r w:rsidRPr="123D99EE">
        <w:rPr>
          <w:rFonts w:asciiTheme="minorHAnsi" w:hAnsiTheme="minorHAnsi" w:cstheme="minorBidi"/>
        </w:rPr>
        <w:t>In the event the Goods fail acceptance test</w:t>
      </w:r>
      <w:r w:rsidR="00777600" w:rsidRPr="123D99EE">
        <w:rPr>
          <w:rFonts w:asciiTheme="minorHAnsi" w:hAnsiTheme="minorHAnsi" w:cstheme="minorBidi"/>
        </w:rPr>
        <w:t>(s)</w:t>
      </w:r>
      <w:r w:rsidRPr="123D99EE">
        <w:rPr>
          <w:rFonts w:asciiTheme="minorHAnsi" w:hAnsiTheme="minorHAnsi" w:cstheme="minorBidi"/>
        </w:rPr>
        <w:t>, Agency, at its sole option, may either (i) return the Goods to Contractor</w:t>
      </w:r>
      <w:r w:rsidR="00A9005F" w:rsidRPr="123D99EE">
        <w:rPr>
          <w:rFonts w:asciiTheme="minorHAnsi" w:hAnsiTheme="minorHAnsi" w:cstheme="minorBidi"/>
        </w:rPr>
        <w:t>,</w:t>
      </w:r>
      <w:r w:rsidRPr="123D99EE">
        <w:rPr>
          <w:rFonts w:asciiTheme="minorHAnsi" w:hAnsiTheme="minorHAnsi" w:cstheme="minorBidi"/>
        </w:rPr>
        <w:t xml:space="preserve"> and Contractor shall provide a full refund including reimbursement of any shipping and handling charges</w:t>
      </w:r>
      <w:r w:rsidR="00FE7F16">
        <w:rPr>
          <w:rFonts w:asciiTheme="minorHAnsi" w:hAnsiTheme="minorHAnsi" w:cstheme="minorBidi"/>
        </w:rPr>
        <w:t xml:space="preserve"> unless otherwise noted in Exhibit A</w:t>
      </w:r>
      <w:r w:rsidRPr="123D99EE">
        <w:rPr>
          <w:rFonts w:asciiTheme="minorHAnsi" w:hAnsiTheme="minorHAnsi" w:cstheme="minorBidi"/>
        </w:rPr>
        <w:t xml:space="preserve">; or (ii) allow Contractor a set period of time to </w:t>
      </w:r>
      <w:r w:rsidR="00A9005F" w:rsidRPr="123D99EE">
        <w:rPr>
          <w:rFonts w:asciiTheme="minorHAnsi" w:hAnsiTheme="minorHAnsi" w:cstheme="minorBidi"/>
        </w:rPr>
        <w:t xml:space="preserve">replace, </w:t>
      </w:r>
      <w:r w:rsidRPr="123D99EE">
        <w:rPr>
          <w:rFonts w:asciiTheme="minorHAnsi" w:hAnsiTheme="minorHAnsi" w:cstheme="minorBidi"/>
        </w:rPr>
        <w:t>modify</w:t>
      </w:r>
      <w:r w:rsidR="00A9005F" w:rsidRPr="123D99EE">
        <w:rPr>
          <w:rFonts w:asciiTheme="minorHAnsi" w:hAnsiTheme="minorHAnsi" w:cstheme="minorBidi"/>
        </w:rPr>
        <w:t>,</w:t>
      </w:r>
      <w:r w:rsidRPr="123D99EE">
        <w:rPr>
          <w:rFonts w:asciiTheme="minorHAnsi" w:hAnsiTheme="minorHAnsi" w:cstheme="minorBidi"/>
        </w:rPr>
        <w:t xml:space="preserve"> or repair the Goods, at no additional cost to Agency, to make the Goods conform to the requirements of this Contract and the manufacturer’s specifications.</w:t>
      </w:r>
      <w:r w:rsidR="00162A01" w:rsidRPr="123D99EE">
        <w:rPr>
          <w:rFonts w:asciiTheme="minorHAnsi" w:hAnsiTheme="minorHAnsi" w:cstheme="minorBidi"/>
        </w:rPr>
        <w:t xml:space="preserve"> </w:t>
      </w:r>
      <w:r w:rsidR="00926E17" w:rsidRPr="123D99EE">
        <w:rPr>
          <w:rFonts w:asciiTheme="minorHAnsi" w:hAnsiTheme="minorHAnsi" w:cstheme="minorBidi"/>
        </w:rPr>
        <w:t xml:space="preserve">Following </w:t>
      </w:r>
      <w:r w:rsidR="00CD16EA" w:rsidRPr="123D99EE">
        <w:rPr>
          <w:rFonts w:asciiTheme="minorHAnsi" w:hAnsiTheme="minorHAnsi" w:cstheme="minorBidi"/>
        </w:rPr>
        <w:t>replacement,</w:t>
      </w:r>
      <w:r w:rsidRPr="123D99EE">
        <w:rPr>
          <w:rFonts w:asciiTheme="minorHAnsi" w:hAnsiTheme="minorHAnsi" w:cstheme="minorBidi"/>
        </w:rPr>
        <w:t xml:space="preserve"> modifi</w:t>
      </w:r>
      <w:r w:rsidR="00CD16EA" w:rsidRPr="123D99EE">
        <w:rPr>
          <w:rFonts w:asciiTheme="minorHAnsi" w:hAnsiTheme="minorHAnsi" w:cstheme="minorBidi"/>
        </w:rPr>
        <w:t>cation, or repair,</w:t>
      </w:r>
      <w:r w:rsidRPr="123D99EE">
        <w:rPr>
          <w:rFonts w:asciiTheme="minorHAnsi" w:hAnsiTheme="minorHAnsi" w:cstheme="minorBidi"/>
        </w:rPr>
        <w:t xml:space="preserve"> Agency </w:t>
      </w:r>
      <w:r w:rsidR="00CD16EA" w:rsidRPr="123D99EE">
        <w:rPr>
          <w:rFonts w:asciiTheme="minorHAnsi" w:hAnsiTheme="minorHAnsi" w:cstheme="minorBidi"/>
        </w:rPr>
        <w:t>will have</w:t>
      </w:r>
      <w:r w:rsidR="00796697" w:rsidRPr="123D99EE">
        <w:rPr>
          <w:rFonts w:asciiTheme="minorHAnsi" w:hAnsiTheme="minorHAnsi" w:cstheme="minorBidi"/>
        </w:rPr>
        <w:t xml:space="preserve"> </w:t>
      </w:r>
      <w:r w:rsidR="000748EE" w:rsidRPr="123D99EE">
        <w:rPr>
          <w:rFonts w:asciiTheme="minorHAnsi" w:hAnsiTheme="minorHAnsi" w:cstheme="minorBidi"/>
        </w:rPr>
        <w:t>a</w:t>
      </w:r>
      <w:r w:rsidR="00FC3F45" w:rsidRPr="123D99EE">
        <w:rPr>
          <w:rFonts w:asciiTheme="minorHAnsi" w:hAnsiTheme="minorHAnsi" w:cstheme="minorBidi"/>
        </w:rPr>
        <w:t>n additional</w:t>
      </w:r>
      <w:r w:rsidR="000748EE" w:rsidRPr="123D99EE">
        <w:rPr>
          <w:rFonts w:asciiTheme="minorHAnsi" w:hAnsiTheme="minorHAnsi" w:cstheme="minorBidi"/>
        </w:rPr>
        <w:t xml:space="preserve"> Acceptance Period</w:t>
      </w:r>
      <w:r w:rsidR="00796697" w:rsidRPr="123D99EE">
        <w:rPr>
          <w:rFonts w:asciiTheme="minorHAnsi" w:hAnsiTheme="minorHAnsi" w:cstheme="minorBidi"/>
        </w:rPr>
        <w:t>. If the Goods fail the Acceptance Period a</w:t>
      </w:r>
      <w:r w:rsidR="0099798F">
        <w:rPr>
          <w:rFonts w:asciiTheme="minorHAnsi" w:hAnsiTheme="minorHAnsi" w:cstheme="minorBidi"/>
        </w:rPr>
        <w:t xml:space="preserve"> second time</w:t>
      </w:r>
      <w:r w:rsidR="00796697" w:rsidRPr="123D99EE">
        <w:rPr>
          <w:rFonts w:asciiTheme="minorHAnsi" w:hAnsiTheme="minorHAnsi" w:cstheme="minorBidi"/>
        </w:rPr>
        <w:t xml:space="preserve">, Agency </w:t>
      </w:r>
      <w:r w:rsidR="002C1D9A" w:rsidRPr="123D99EE">
        <w:rPr>
          <w:rFonts w:asciiTheme="minorHAnsi" w:hAnsiTheme="minorHAnsi" w:cstheme="minorBidi"/>
        </w:rPr>
        <w:t xml:space="preserve">may exercise its options available under this Section </w:t>
      </w:r>
      <w:proofErr w:type="gramStart"/>
      <w:r w:rsidR="006E11C3">
        <w:rPr>
          <w:rFonts w:asciiTheme="minorHAnsi" w:hAnsiTheme="minorHAnsi" w:cstheme="minorBidi"/>
        </w:rPr>
        <w:t>4</w:t>
      </w:r>
      <w:r w:rsidR="002C1D9A" w:rsidRPr="123D99EE">
        <w:rPr>
          <w:rFonts w:asciiTheme="minorHAnsi" w:hAnsiTheme="minorHAnsi" w:cstheme="minorBidi"/>
        </w:rPr>
        <w:t>.</w:t>
      </w:r>
      <w:r w:rsidR="006B1ED1" w:rsidRPr="123D99EE">
        <w:rPr>
          <w:rFonts w:asciiTheme="minorHAnsi" w:hAnsiTheme="minorHAnsi" w:cstheme="minorBidi"/>
        </w:rPr>
        <w:t>4</w:t>
      </w:r>
      <w:r w:rsidR="002C1D9A" w:rsidRPr="123D99EE">
        <w:rPr>
          <w:rFonts w:asciiTheme="minorHAnsi" w:hAnsiTheme="minorHAnsi" w:cstheme="minorBidi"/>
        </w:rPr>
        <w:t>.3, or</w:t>
      </w:r>
      <w:proofErr w:type="gramEnd"/>
      <w:r w:rsidR="002C1D9A" w:rsidRPr="123D99EE">
        <w:rPr>
          <w:rFonts w:asciiTheme="minorHAnsi" w:hAnsiTheme="minorHAnsi" w:cstheme="minorBidi"/>
        </w:rPr>
        <w:t xml:space="preserve"> notify Contractor of its default under Section </w:t>
      </w:r>
      <w:r w:rsidR="0077419B" w:rsidRPr="123D99EE">
        <w:rPr>
          <w:rFonts w:asciiTheme="minorHAnsi" w:hAnsiTheme="minorHAnsi" w:cstheme="minorBidi"/>
        </w:rPr>
        <w:t>1</w:t>
      </w:r>
      <w:r w:rsidR="00BA6D32" w:rsidRPr="123D99EE">
        <w:rPr>
          <w:rFonts w:asciiTheme="minorHAnsi" w:hAnsiTheme="minorHAnsi" w:cstheme="minorBidi"/>
        </w:rPr>
        <w:t>6</w:t>
      </w:r>
      <w:r w:rsidR="0077419B" w:rsidRPr="123D99EE">
        <w:rPr>
          <w:rFonts w:asciiTheme="minorHAnsi" w:hAnsiTheme="minorHAnsi" w:cstheme="minorBidi"/>
        </w:rPr>
        <w:t>.1</w:t>
      </w:r>
      <w:r w:rsidR="000748EE" w:rsidRPr="123D99EE">
        <w:rPr>
          <w:rFonts w:asciiTheme="minorHAnsi" w:hAnsiTheme="minorHAnsi" w:cstheme="minorBidi"/>
        </w:rPr>
        <w:t xml:space="preserve"> and pursue its available remedies</w:t>
      </w:r>
      <w:r w:rsidR="002C1D9A" w:rsidRPr="123D99EE">
        <w:rPr>
          <w:rFonts w:asciiTheme="minorHAnsi" w:hAnsiTheme="minorHAnsi" w:cstheme="minorBidi"/>
        </w:rPr>
        <w:t>.</w:t>
      </w:r>
    </w:p>
    <w:p w14:paraId="626E59BE" w14:textId="59655114" w:rsidR="00D939A7" w:rsidRPr="00CD25FA" w:rsidRDefault="00515F1A" w:rsidP="007877B5">
      <w:pPr>
        <w:numPr>
          <w:ilvl w:val="1"/>
          <w:numId w:val="5"/>
        </w:numPr>
        <w:tabs>
          <w:tab w:val="left" w:pos="360"/>
        </w:tabs>
        <w:ind w:left="0" w:firstLine="0"/>
        <w:rPr>
          <w:rFonts w:asciiTheme="minorHAnsi" w:hAnsiTheme="minorHAnsi" w:cstheme="minorHAnsi"/>
          <w:szCs w:val="24"/>
        </w:rPr>
      </w:pPr>
      <w:r w:rsidRPr="00CD25FA">
        <w:rPr>
          <w:rFonts w:asciiTheme="minorHAnsi" w:hAnsiTheme="minorHAnsi" w:cstheme="minorHAnsi"/>
          <w:b/>
          <w:szCs w:val="24"/>
        </w:rPr>
        <w:t>Title.</w:t>
      </w:r>
      <w:r w:rsidRPr="00CD25FA">
        <w:rPr>
          <w:rFonts w:asciiTheme="minorHAnsi" w:hAnsiTheme="minorHAnsi" w:cstheme="minorHAnsi"/>
          <w:szCs w:val="24"/>
        </w:rPr>
        <w:t xml:space="preserve"> </w:t>
      </w:r>
      <w:r w:rsidR="00D939A7" w:rsidRPr="00CD25FA">
        <w:rPr>
          <w:rFonts w:asciiTheme="minorHAnsi" w:hAnsiTheme="minorHAnsi" w:cstheme="minorHAnsi"/>
          <w:szCs w:val="24"/>
        </w:rPr>
        <w:t xml:space="preserve">Title for the </w:t>
      </w:r>
      <w:r w:rsidR="00D329CB" w:rsidRPr="00CD25FA">
        <w:rPr>
          <w:rFonts w:asciiTheme="minorHAnsi" w:hAnsiTheme="minorHAnsi" w:cstheme="minorHAnsi"/>
          <w:szCs w:val="24"/>
        </w:rPr>
        <w:t>Goods</w:t>
      </w:r>
      <w:r w:rsidR="00D939A7" w:rsidRPr="00CD25FA">
        <w:rPr>
          <w:rFonts w:asciiTheme="minorHAnsi" w:hAnsiTheme="minorHAnsi" w:cstheme="minorHAnsi"/>
          <w:szCs w:val="24"/>
        </w:rPr>
        <w:t xml:space="preserve"> passes to Agency </w:t>
      </w:r>
      <w:r w:rsidR="00793619">
        <w:rPr>
          <w:rFonts w:asciiTheme="minorHAnsi" w:hAnsiTheme="minorHAnsi" w:cstheme="minorHAnsi"/>
          <w:szCs w:val="24"/>
        </w:rPr>
        <w:t>upon acceptance of the Goods</w:t>
      </w:r>
      <w:r w:rsidR="00D939A7" w:rsidRPr="00CD25FA">
        <w:rPr>
          <w:rFonts w:asciiTheme="minorHAnsi" w:hAnsiTheme="minorHAnsi" w:cstheme="minorHAnsi"/>
          <w:szCs w:val="24"/>
        </w:rPr>
        <w:t>.</w:t>
      </w:r>
    </w:p>
    <w:p w14:paraId="09D5E3C5" w14:textId="64FB1F39" w:rsidR="009A36EE" w:rsidRPr="005B0963" w:rsidRDefault="00815956" w:rsidP="00A40C37">
      <w:pPr>
        <w:pStyle w:val="ListParagraph"/>
        <w:numPr>
          <w:ilvl w:val="0"/>
          <w:numId w:val="5"/>
        </w:numPr>
        <w:tabs>
          <w:tab w:val="left" w:pos="360"/>
        </w:tabs>
        <w:rPr>
          <w:rFonts w:asciiTheme="minorHAnsi" w:hAnsiTheme="minorHAnsi" w:cstheme="minorBidi"/>
          <w:b/>
          <w:bCs/>
        </w:rPr>
      </w:pPr>
      <w:r w:rsidRPr="0DA3EF71">
        <w:rPr>
          <w:rFonts w:asciiTheme="minorHAnsi" w:hAnsiTheme="minorHAnsi" w:cstheme="minorBidi"/>
          <w:b/>
          <w:bCs/>
        </w:rPr>
        <w:t>Compensation</w:t>
      </w:r>
      <w:r w:rsidR="009A36EE" w:rsidRPr="0DA3EF71">
        <w:rPr>
          <w:rFonts w:asciiTheme="minorHAnsi" w:hAnsiTheme="minorHAnsi" w:cstheme="minorBidi"/>
          <w:b/>
          <w:bCs/>
        </w:rPr>
        <w:t>.</w:t>
      </w:r>
    </w:p>
    <w:p w14:paraId="44144E67" w14:textId="77777777" w:rsidR="00E30E76" w:rsidRPr="00E30E76" w:rsidRDefault="00F97EF1" w:rsidP="00A40C37">
      <w:pPr>
        <w:pStyle w:val="Outline"/>
        <w:numPr>
          <w:ilvl w:val="1"/>
          <w:numId w:val="5"/>
        </w:numPr>
        <w:tabs>
          <w:tab w:val="left" w:pos="720"/>
        </w:tabs>
        <w:rPr>
          <w:rFonts w:asciiTheme="minorHAnsi" w:hAnsiTheme="minorHAnsi" w:cstheme="minorBidi"/>
          <w:b/>
          <w:bCs/>
        </w:rPr>
      </w:pPr>
      <w:r w:rsidRPr="0DA3EF71">
        <w:rPr>
          <w:b/>
          <w:bCs/>
        </w:rPr>
        <w:t>Not to Exceed Compensation</w:t>
      </w:r>
      <w:r>
        <w:t xml:space="preserve">. The maximum, not-to-exceed compensation payable to Contractor under this Contract, which includes any allowable expenses, is </w:t>
      </w:r>
      <w:r w:rsidRPr="0DA3EF71">
        <w:rPr>
          <w:highlight w:val="yellow"/>
        </w:rPr>
        <w:t>$**</w:t>
      </w:r>
      <w:proofErr w:type="gramStart"/>
      <w:r w:rsidRPr="0DA3EF71">
        <w:rPr>
          <w:highlight w:val="yellow"/>
        </w:rPr>
        <w:t>*,*</w:t>
      </w:r>
      <w:proofErr w:type="gramEnd"/>
      <w:r w:rsidRPr="0DA3EF71">
        <w:rPr>
          <w:highlight w:val="yellow"/>
        </w:rPr>
        <w:t>*</w:t>
      </w:r>
      <w:proofErr w:type="gramStart"/>
      <w:r w:rsidRPr="0DA3EF71">
        <w:rPr>
          <w:highlight w:val="yellow"/>
        </w:rPr>
        <w:t>*.*</w:t>
      </w:r>
      <w:proofErr w:type="gramEnd"/>
      <w:r w:rsidRPr="0DA3EF71">
        <w:rPr>
          <w:highlight w:val="yellow"/>
        </w:rPr>
        <w:t>*.</w:t>
      </w:r>
      <w:r>
        <w:t xml:space="preserve"> Agency will not pay Contractor any amount </w:t>
      </w:r>
      <w:proofErr w:type="gramStart"/>
      <w:r>
        <w:t>in excess of</w:t>
      </w:r>
      <w:proofErr w:type="gramEnd"/>
      <w:r>
        <w:t xml:space="preserve"> the not-to-exceed compensation of this </w:t>
      </w:r>
      <w:proofErr w:type="gramStart"/>
      <w:r>
        <w:t>Contract, and</w:t>
      </w:r>
      <w:proofErr w:type="gramEnd"/>
      <w:r>
        <w:t xml:space="preserve"> will not pay for</w:t>
      </w:r>
      <w:r w:rsidR="00B55F33">
        <w:t xml:space="preserve"> Goods delivered </w:t>
      </w:r>
      <w:r w:rsidR="00B55F33">
        <w:lastRenderedPageBreak/>
        <w:t xml:space="preserve">and related </w:t>
      </w:r>
      <w:r>
        <w:t xml:space="preserve">Services performed before the Effective Date or after the expiration or termination of this Contract. If the maximum compensation is increased by amendment of this Contract, the amendment must be fully effective before Contractor </w:t>
      </w:r>
      <w:r w:rsidR="00F90B2D">
        <w:t xml:space="preserve">delivers Goods and </w:t>
      </w:r>
      <w:r>
        <w:t xml:space="preserve">performs </w:t>
      </w:r>
      <w:r w:rsidR="00F90B2D">
        <w:t xml:space="preserve">any </w:t>
      </w:r>
      <w:r w:rsidR="004F4140">
        <w:t xml:space="preserve">related </w:t>
      </w:r>
      <w:r>
        <w:t>Services subject to the amendment.</w:t>
      </w:r>
      <w:r w:rsidR="5C187151">
        <w:t xml:space="preserve"> </w:t>
      </w:r>
    </w:p>
    <w:p w14:paraId="5641E635" w14:textId="62E3467E" w:rsidR="009A36EE" w:rsidRPr="005B0963" w:rsidRDefault="009A36EE" w:rsidP="00A40C37">
      <w:pPr>
        <w:pStyle w:val="Outline"/>
        <w:numPr>
          <w:ilvl w:val="1"/>
          <w:numId w:val="5"/>
        </w:numPr>
        <w:tabs>
          <w:tab w:val="left" w:pos="720"/>
        </w:tabs>
        <w:rPr>
          <w:rFonts w:asciiTheme="minorHAnsi" w:hAnsiTheme="minorHAnsi" w:cstheme="minorBidi"/>
          <w:b/>
          <w:bCs/>
        </w:rPr>
      </w:pPr>
      <w:r w:rsidRPr="0DA3EF71">
        <w:rPr>
          <w:rFonts w:asciiTheme="minorHAnsi" w:hAnsiTheme="minorHAnsi" w:cstheme="minorBidi"/>
          <w:b/>
          <w:bCs/>
        </w:rPr>
        <w:t>Invoices.</w:t>
      </w:r>
      <w:r w:rsidR="00162A01" w:rsidRPr="0DA3EF71">
        <w:rPr>
          <w:rFonts w:asciiTheme="minorHAnsi" w:hAnsiTheme="minorHAnsi" w:cstheme="minorBidi"/>
        </w:rPr>
        <w:t xml:space="preserve"> </w:t>
      </w:r>
      <w:r w:rsidR="00E62A7D" w:rsidRPr="0DA3EF71">
        <w:rPr>
          <w:rFonts w:asciiTheme="minorHAnsi" w:hAnsiTheme="minorHAnsi" w:cstheme="minorBidi"/>
        </w:rPr>
        <w:t xml:space="preserve">Following </w:t>
      </w:r>
      <w:r w:rsidRPr="0DA3EF71">
        <w:rPr>
          <w:rFonts w:asciiTheme="minorHAnsi" w:hAnsiTheme="minorHAnsi" w:cstheme="minorBidi"/>
        </w:rPr>
        <w:t>Agency’s acceptance of the Goods, Contractor shall submit an invoice</w:t>
      </w:r>
      <w:r w:rsidR="0077419B" w:rsidRPr="0DA3EF71">
        <w:rPr>
          <w:rFonts w:asciiTheme="minorHAnsi" w:hAnsiTheme="minorHAnsi" w:cstheme="minorBidi"/>
        </w:rPr>
        <w:t xml:space="preserve"> </w:t>
      </w:r>
      <w:r w:rsidRPr="0DA3EF71">
        <w:rPr>
          <w:rFonts w:asciiTheme="minorHAnsi" w:hAnsiTheme="minorHAnsi" w:cstheme="minorBidi"/>
        </w:rPr>
        <w:t>to Agency’s Contract Administrator for accepted Goods</w:t>
      </w:r>
      <w:r w:rsidR="00162A01" w:rsidRPr="0DA3EF71">
        <w:rPr>
          <w:rFonts w:asciiTheme="minorHAnsi" w:hAnsiTheme="minorHAnsi" w:cstheme="minorBidi"/>
        </w:rPr>
        <w:t xml:space="preserve"> </w:t>
      </w:r>
      <w:r w:rsidRPr="0DA3EF71">
        <w:rPr>
          <w:rFonts w:asciiTheme="minorHAnsi" w:hAnsiTheme="minorHAnsi" w:cstheme="minorBidi"/>
        </w:rPr>
        <w:t xml:space="preserve">and </w:t>
      </w:r>
      <w:r w:rsidR="000A41DE" w:rsidRPr="0DA3EF71">
        <w:rPr>
          <w:rFonts w:asciiTheme="minorHAnsi" w:hAnsiTheme="minorHAnsi" w:cstheme="minorBidi"/>
        </w:rPr>
        <w:t xml:space="preserve">related </w:t>
      </w:r>
      <w:r w:rsidRPr="0DA3EF71">
        <w:rPr>
          <w:rFonts w:asciiTheme="minorHAnsi" w:hAnsiTheme="minorHAnsi" w:cstheme="minorBidi"/>
        </w:rPr>
        <w:t>Services.</w:t>
      </w:r>
      <w:r w:rsidR="00162A01" w:rsidRPr="0DA3EF71">
        <w:rPr>
          <w:rFonts w:asciiTheme="minorHAnsi" w:hAnsiTheme="minorHAnsi" w:cstheme="minorBidi"/>
        </w:rPr>
        <w:t xml:space="preserve"> </w:t>
      </w:r>
      <w:r w:rsidR="005A485F" w:rsidRPr="0DA3EF71">
        <w:rPr>
          <w:rFonts w:asciiTheme="minorHAnsi" w:hAnsiTheme="minorHAnsi" w:cstheme="minorBidi"/>
        </w:rPr>
        <w:t>The</w:t>
      </w:r>
      <w:r w:rsidRPr="0DA3EF71">
        <w:rPr>
          <w:rFonts w:asciiTheme="minorHAnsi" w:hAnsiTheme="minorHAnsi" w:cstheme="minorBidi"/>
        </w:rPr>
        <w:t xml:space="preserve"> invoice must describe all Goods delivered and </w:t>
      </w:r>
      <w:r w:rsidR="000A41DE" w:rsidRPr="0DA3EF71">
        <w:rPr>
          <w:rFonts w:asciiTheme="minorHAnsi" w:hAnsiTheme="minorHAnsi" w:cstheme="minorBidi"/>
        </w:rPr>
        <w:t xml:space="preserve">related </w:t>
      </w:r>
      <w:r w:rsidRPr="0DA3EF71">
        <w:rPr>
          <w:rFonts w:asciiTheme="minorHAnsi" w:hAnsiTheme="minorHAnsi" w:cstheme="minorBidi"/>
        </w:rPr>
        <w:t xml:space="preserve">Services performed and </w:t>
      </w:r>
      <w:r w:rsidR="00C973D8" w:rsidRPr="0DA3EF71">
        <w:rPr>
          <w:rFonts w:asciiTheme="minorHAnsi" w:hAnsiTheme="minorHAnsi" w:cstheme="minorBidi"/>
        </w:rPr>
        <w:t>must detail</w:t>
      </w:r>
      <w:r w:rsidR="0023778D" w:rsidRPr="0DA3EF71">
        <w:rPr>
          <w:rFonts w:asciiTheme="minorHAnsi" w:hAnsiTheme="minorHAnsi" w:cstheme="minorBidi"/>
        </w:rPr>
        <w:t xml:space="preserve"> any</w:t>
      </w:r>
      <w:r w:rsidR="00C973D8" w:rsidRPr="0DA3EF71">
        <w:rPr>
          <w:rFonts w:asciiTheme="minorHAnsi" w:hAnsiTheme="minorHAnsi" w:cstheme="minorBidi"/>
        </w:rPr>
        <w:t xml:space="preserve"> reimbursable expenses as pre-approved and described in Exhibit A</w:t>
      </w:r>
      <w:r w:rsidRPr="0DA3EF71">
        <w:rPr>
          <w:rFonts w:asciiTheme="minorHAnsi" w:hAnsiTheme="minorHAnsi" w:cstheme="minorBidi"/>
        </w:rPr>
        <w:t>.</w:t>
      </w:r>
    </w:p>
    <w:p w14:paraId="4FDDE30D" w14:textId="416A4E67" w:rsidR="00C973D8" w:rsidRPr="00F67BD4" w:rsidRDefault="009A36EE" w:rsidP="00A40C37">
      <w:pPr>
        <w:pStyle w:val="ListParagraph"/>
        <w:numPr>
          <w:ilvl w:val="1"/>
          <w:numId w:val="5"/>
        </w:numPr>
        <w:tabs>
          <w:tab w:val="left" w:pos="360"/>
        </w:tabs>
        <w:contextualSpacing w:val="0"/>
        <w:rPr>
          <w:rFonts w:asciiTheme="minorHAnsi" w:hAnsiTheme="minorHAnsi" w:cstheme="minorHAnsi"/>
          <w:b/>
          <w:szCs w:val="24"/>
        </w:rPr>
      </w:pPr>
      <w:r w:rsidRPr="005B0963">
        <w:rPr>
          <w:rFonts w:asciiTheme="minorHAnsi" w:hAnsiTheme="minorHAnsi" w:cstheme="minorHAnsi"/>
          <w:b/>
          <w:bCs/>
          <w:szCs w:val="24"/>
        </w:rPr>
        <w:t>Payments.</w:t>
      </w:r>
      <w:r w:rsidRPr="005B0963">
        <w:rPr>
          <w:rFonts w:asciiTheme="minorHAnsi" w:hAnsiTheme="minorHAnsi" w:cstheme="minorHAnsi"/>
          <w:szCs w:val="24"/>
        </w:rPr>
        <w:t xml:space="preserve"> </w:t>
      </w:r>
      <w:r w:rsidR="00C973D8">
        <w:rPr>
          <w:rFonts w:asciiTheme="minorHAnsi" w:hAnsiTheme="minorHAnsi" w:cstheme="minorHAnsi"/>
          <w:szCs w:val="24"/>
        </w:rPr>
        <w:t>Following Agency’s</w:t>
      </w:r>
      <w:r w:rsidRPr="005B0963">
        <w:rPr>
          <w:rFonts w:asciiTheme="minorHAnsi" w:hAnsiTheme="minorHAnsi" w:cstheme="minorHAnsi"/>
          <w:szCs w:val="24"/>
        </w:rPr>
        <w:t xml:space="preserve"> receipt of an accurate invoice for the Goods or Services as described in Exhibit A, Agency </w:t>
      </w:r>
      <w:r w:rsidR="00B1330C">
        <w:rPr>
          <w:rFonts w:asciiTheme="minorHAnsi" w:hAnsiTheme="minorHAnsi" w:cstheme="minorHAnsi"/>
          <w:szCs w:val="24"/>
        </w:rPr>
        <w:t xml:space="preserve">will </w:t>
      </w:r>
      <w:r w:rsidRPr="005B0963">
        <w:rPr>
          <w:rFonts w:asciiTheme="minorHAnsi" w:hAnsiTheme="minorHAnsi" w:cstheme="minorHAnsi"/>
          <w:szCs w:val="24"/>
        </w:rPr>
        <w:t xml:space="preserve">pay Contractor the amounts set forth in the invoice within 45 Calendar Days of receipt. </w:t>
      </w:r>
    </w:p>
    <w:p w14:paraId="0290BC4A" w14:textId="6501BCE3" w:rsidR="009A36EE" w:rsidRPr="005B0963" w:rsidRDefault="00C973D8" w:rsidP="00A40C37">
      <w:pPr>
        <w:pStyle w:val="ListParagraph"/>
        <w:numPr>
          <w:ilvl w:val="1"/>
          <w:numId w:val="5"/>
        </w:numPr>
        <w:tabs>
          <w:tab w:val="left" w:pos="360"/>
        </w:tabs>
        <w:contextualSpacing w:val="0"/>
        <w:rPr>
          <w:rFonts w:asciiTheme="minorHAnsi" w:hAnsiTheme="minorHAnsi" w:cstheme="minorHAnsi"/>
          <w:b/>
          <w:szCs w:val="24"/>
        </w:rPr>
      </w:pPr>
      <w:r>
        <w:rPr>
          <w:rFonts w:asciiTheme="minorHAnsi" w:hAnsiTheme="minorHAnsi" w:cstheme="minorHAnsi"/>
          <w:b/>
          <w:bCs/>
          <w:szCs w:val="24"/>
        </w:rPr>
        <w:t xml:space="preserve">Late fees. </w:t>
      </w:r>
      <w:r w:rsidR="009A36EE" w:rsidRPr="005B0963">
        <w:rPr>
          <w:rFonts w:asciiTheme="minorHAnsi" w:hAnsiTheme="minorHAnsi" w:cstheme="minorHAnsi"/>
          <w:szCs w:val="24"/>
        </w:rPr>
        <w:t xml:space="preserve">Contractor may assess a late fee of up to a maximum rate of two-thirds of one percent per month (8% per annum) on </w:t>
      </w:r>
      <w:r w:rsidR="005B2A61">
        <w:rPr>
          <w:rFonts w:asciiTheme="minorHAnsi" w:hAnsiTheme="minorHAnsi" w:cstheme="minorHAnsi"/>
          <w:szCs w:val="24"/>
        </w:rPr>
        <w:t>any</w:t>
      </w:r>
      <w:r w:rsidR="005B2A61" w:rsidRPr="005B0963">
        <w:rPr>
          <w:rFonts w:asciiTheme="minorHAnsi" w:hAnsiTheme="minorHAnsi" w:cstheme="minorHAnsi"/>
          <w:szCs w:val="24"/>
        </w:rPr>
        <w:t xml:space="preserve"> </w:t>
      </w:r>
      <w:r w:rsidR="009A36EE" w:rsidRPr="005B0963">
        <w:rPr>
          <w:rFonts w:asciiTheme="minorHAnsi" w:hAnsiTheme="minorHAnsi" w:cstheme="minorHAnsi"/>
          <w:szCs w:val="24"/>
        </w:rPr>
        <w:t>outstanding balance.</w:t>
      </w:r>
      <w:r w:rsidR="00162A01">
        <w:rPr>
          <w:rFonts w:asciiTheme="minorHAnsi" w:hAnsiTheme="minorHAnsi" w:cstheme="minorHAnsi"/>
          <w:szCs w:val="24"/>
        </w:rPr>
        <w:t xml:space="preserve"> </w:t>
      </w:r>
      <w:r w:rsidR="009A36EE" w:rsidRPr="005B0963">
        <w:rPr>
          <w:rFonts w:asciiTheme="minorHAnsi" w:hAnsiTheme="minorHAnsi" w:cstheme="minorHAnsi"/>
          <w:szCs w:val="24"/>
        </w:rPr>
        <w:t>All payments are subject to ORS 293.462.</w:t>
      </w:r>
    </w:p>
    <w:p w14:paraId="1F863DF1" w14:textId="0C7851D2" w:rsidR="009A36EE" w:rsidRPr="005B0963" w:rsidRDefault="009A36EE" w:rsidP="00A40C37">
      <w:pPr>
        <w:pStyle w:val="ListParagraph"/>
        <w:numPr>
          <w:ilvl w:val="1"/>
          <w:numId w:val="5"/>
        </w:numPr>
        <w:tabs>
          <w:tab w:val="left" w:pos="360"/>
        </w:tabs>
        <w:contextualSpacing w:val="0"/>
        <w:rPr>
          <w:rFonts w:asciiTheme="minorHAnsi" w:hAnsiTheme="minorHAnsi" w:cstheme="minorHAnsi"/>
          <w:b/>
          <w:szCs w:val="24"/>
        </w:rPr>
      </w:pPr>
      <w:r w:rsidRPr="005B0963">
        <w:rPr>
          <w:rFonts w:asciiTheme="minorHAnsi" w:hAnsiTheme="minorHAnsi" w:cstheme="minorHAnsi"/>
          <w:b/>
          <w:bCs/>
          <w:szCs w:val="24"/>
        </w:rPr>
        <w:t>Expenses.</w:t>
      </w:r>
      <w:r w:rsidRPr="005B0963">
        <w:rPr>
          <w:rFonts w:asciiTheme="minorHAnsi" w:hAnsiTheme="minorHAnsi" w:cstheme="minorHAnsi"/>
          <w:szCs w:val="24"/>
        </w:rPr>
        <w:t xml:space="preserve"> Agency will not pay or reimburse any expenses incurred by Contractor</w:t>
      </w:r>
      <w:r w:rsidR="00C973D8">
        <w:rPr>
          <w:rFonts w:asciiTheme="minorHAnsi" w:hAnsiTheme="minorHAnsi" w:cstheme="minorHAnsi"/>
          <w:szCs w:val="24"/>
        </w:rPr>
        <w:t>,</w:t>
      </w:r>
      <w:r w:rsidRPr="005B0963">
        <w:rPr>
          <w:rFonts w:asciiTheme="minorHAnsi" w:hAnsiTheme="minorHAnsi" w:cstheme="minorHAnsi"/>
          <w:szCs w:val="24"/>
        </w:rPr>
        <w:t xml:space="preserve"> except as authorized in this Contract and approved</w:t>
      </w:r>
      <w:r w:rsidR="00C4237C">
        <w:rPr>
          <w:rFonts w:asciiTheme="minorHAnsi" w:hAnsiTheme="minorHAnsi" w:cstheme="minorHAnsi"/>
          <w:szCs w:val="24"/>
        </w:rPr>
        <w:t xml:space="preserve"> in advance</w:t>
      </w:r>
      <w:r w:rsidRPr="005B0963">
        <w:rPr>
          <w:rFonts w:asciiTheme="minorHAnsi" w:hAnsiTheme="minorHAnsi" w:cstheme="minorHAnsi"/>
          <w:szCs w:val="24"/>
        </w:rPr>
        <w:t xml:space="preserve"> by Agency.</w:t>
      </w:r>
      <w:r w:rsidR="00162A01">
        <w:rPr>
          <w:rFonts w:asciiTheme="minorHAnsi" w:hAnsiTheme="minorHAnsi" w:cstheme="minorHAnsi"/>
          <w:szCs w:val="24"/>
        </w:rPr>
        <w:t xml:space="preserve"> </w:t>
      </w:r>
      <w:r w:rsidRPr="005B0963">
        <w:rPr>
          <w:rFonts w:asciiTheme="minorHAnsi" w:hAnsiTheme="minorHAnsi" w:cstheme="minorHAnsi"/>
          <w:szCs w:val="24"/>
        </w:rPr>
        <w:t xml:space="preserve">Any authorized travel expenses must comply with the Oregon Accounting Manual. </w:t>
      </w:r>
    </w:p>
    <w:p w14:paraId="1969724E" w14:textId="77777777" w:rsidR="009A36EE" w:rsidRPr="005B0963" w:rsidRDefault="009A36EE" w:rsidP="00A40C37">
      <w:pPr>
        <w:pStyle w:val="ListParagraph"/>
        <w:numPr>
          <w:ilvl w:val="1"/>
          <w:numId w:val="5"/>
        </w:numPr>
        <w:tabs>
          <w:tab w:val="left" w:pos="360"/>
        </w:tabs>
        <w:rPr>
          <w:rFonts w:asciiTheme="minorHAnsi" w:hAnsiTheme="minorHAnsi" w:cstheme="minorBidi"/>
          <w:b/>
          <w:bCs/>
        </w:rPr>
      </w:pPr>
      <w:r w:rsidRPr="0DA3EF71">
        <w:rPr>
          <w:rFonts w:asciiTheme="minorHAnsi" w:hAnsiTheme="minorHAnsi" w:cstheme="minorBidi"/>
          <w:b/>
          <w:bCs/>
        </w:rPr>
        <w:t xml:space="preserve">Funds Available and Authorized. </w:t>
      </w:r>
      <w:r w:rsidRPr="0DA3EF71">
        <w:rPr>
          <w:rFonts w:asciiTheme="minorHAnsi" w:hAnsiTheme="minorHAnsi" w:cstheme="minorBidi"/>
        </w:rPr>
        <w:t>Contractor will not be compensated under this Contract by any agency or department of the State of Oregon other than Agency. Agency believes it has sufficient funds currently available and authorized for expenditure to make payments under this Contract within Agency’s biennial appropriation or limitation. Contractor understands and agrees that Agency’s payments under this Contract are contingent on Agency receiving appropriations, limitations, or other expenditure authority sufficient to allow Agency, in the exercise of its reasonable administrative discretion, to continue to make payments under this Contract.</w:t>
      </w:r>
    </w:p>
    <w:p w14:paraId="0DA2D20E" w14:textId="0B1ACBBE" w:rsidR="007532CA" w:rsidRPr="00DC60DE" w:rsidRDefault="005354D1" w:rsidP="00A974B2">
      <w:pPr>
        <w:pStyle w:val="ListParagraph"/>
        <w:numPr>
          <w:ilvl w:val="0"/>
          <w:numId w:val="5"/>
        </w:numPr>
        <w:tabs>
          <w:tab w:val="left" w:pos="360"/>
        </w:tabs>
        <w:ind w:left="0" w:firstLine="0"/>
        <w:contextualSpacing w:val="0"/>
        <w:rPr>
          <w:rFonts w:asciiTheme="minorHAnsi" w:hAnsiTheme="minorHAnsi" w:cstheme="minorHAnsi"/>
          <w:b/>
          <w:szCs w:val="24"/>
        </w:rPr>
      </w:pPr>
      <w:r w:rsidRPr="00DC60DE">
        <w:rPr>
          <w:rFonts w:asciiTheme="minorHAnsi" w:hAnsiTheme="minorHAnsi" w:cstheme="minorHAnsi"/>
          <w:b/>
          <w:szCs w:val="24"/>
        </w:rPr>
        <w:t xml:space="preserve">Contractor’s </w:t>
      </w:r>
      <w:r w:rsidR="009A36EE" w:rsidRPr="00DC60DE">
        <w:rPr>
          <w:rFonts w:asciiTheme="minorHAnsi" w:hAnsiTheme="minorHAnsi" w:cstheme="minorHAnsi"/>
          <w:b/>
          <w:szCs w:val="24"/>
        </w:rPr>
        <w:t xml:space="preserve">Representations </w:t>
      </w:r>
      <w:r w:rsidR="00B671BD" w:rsidRPr="00DC60DE">
        <w:rPr>
          <w:rFonts w:asciiTheme="minorHAnsi" w:hAnsiTheme="minorHAnsi" w:cstheme="minorHAnsi"/>
          <w:b/>
          <w:szCs w:val="24"/>
        </w:rPr>
        <w:t xml:space="preserve">and </w:t>
      </w:r>
      <w:r w:rsidR="00FF0D04" w:rsidRPr="00DC60DE">
        <w:rPr>
          <w:rFonts w:asciiTheme="minorHAnsi" w:hAnsiTheme="minorHAnsi" w:cstheme="minorHAnsi"/>
          <w:b/>
          <w:szCs w:val="24"/>
        </w:rPr>
        <w:t>Warranties.</w:t>
      </w:r>
      <w:r w:rsidR="00162A01" w:rsidRPr="00DC60DE">
        <w:rPr>
          <w:rFonts w:asciiTheme="minorHAnsi" w:hAnsiTheme="minorHAnsi" w:cstheme="minorHAnsi"/>
          <w:b/>
          <w:szCs w:val="24"/>
        </w:rPr>
        <w:t xml:space="preserve"> </w:t>
      </w:r>
    </w:p>
    <w:p w14:paraId="0FDF15A7" w14:textId="59464030" w:rsidR="009035F8" w:rsidRPr="00DC60DE" w:rsidRDefault="009035F8" w:rsidP="00A974B2">
      <w:pPr>
        <w:pStyle w:val="ListParagraph"/>
        <w:numPr>
          <w:ilvl w:val="1"/>
          <w:numId w:val="5"/>
        </w:numPr>
        <w:tabs>
          <w:tab w:val="left" w:pos="360"/>
        </w:tabs>
        <w:ind w:left="0" w:firstLine="0"/>
        <w:contextualSpacing w:val="0"/>
        <w:rPr>
          <w:rFonts w:asciiTheme="minorHAnsi" w:hAnsiTheme="minorHAnsi" w:cstheme="minorHAnsi"/>
          <w:b/>
          <w:szCs w:val="24"/>
        </w:rPr>
      </w:pPr>
      <w:r w:rsidRPr="00DC60DE">
        <w:rPr>
          <w:rFonts w:asciiTheme="minorHAnsi" w:hAnsiTheme="minorHAnsi" w:cstheme="minorHAnsi"/>
          <w:b/>
          <w:bCs/>
          <w:szCs w:val="24"/>
        </w:rPr>
        <w:t>General Warranties.</w:t>
      </w:r>
      <w:r w:rsidRPr="00DC60DE">
        <w:rPr>
          <w:rFonts w:asciiTheme="minorHAnsi" w:hAnsiTheme="minorHAnsi" w:cstheme="minorHAnsi"/>
          <w:szCs w:val="24"/>
        </w:rPr>
        <w:t xml:space="preserve"> Contractor represents and warrants to Agency that:</w:t>
      </w:r>
    </w:p>
    <w:p w14:paraId="634260AD" w14:textId="3EC21115" w:rsidR="009035F8" w:rsidRPr="00DC60DE" w:rsidRDefault="009035F8" w:rsidP="003C5B51">
      <w:pPr>
        <w:pStyle w:val="ListParagraph"/>
        <w:numPr>
          <w:ilvl w:val="2"/>
          <w:numId w:val="5"/>
        </w:numPr>
        <w:tabs>
          <w:tab w:val="left" w:pos="360"/>
        </w:tabs>
        <w:ind w:left="360" w:hanging="360"/>
        <w:contextualSpacing w:val="0"/>
        <w:rPr>
          <w:rFonts w:asciiTheme="minorHAnsi" w:hAnsiTheme="minorHAnsi" w:cstheme="minorHAnsi"/>
          <w:b/>
          <w:szCs w:val="24"/>
        </w:rPr>
      </w:pPr>
      <w:r w:rsidRPr="00DC60DE">
        <w:rPr>
          <w:rFonts w:asciiTheme="minorHAnsi" w:hAnsiTheme="minorHAnsi" w:cstheme="minorHAnsi"/>
          <w:szCs w:val="24"/>
        </w:rPr>
        <w:t>Contractor has the power and authority to enter into and perform this Contract</w:t>
      </w:r>
      <w:r w:rsidR="002F4D7A" w:rsidRPr="00DC60DE">
        <w:rPr>
          <w:rFonts w:asciiTheme="minorHAnsi" w:hAnsiTheme="minorHAnsi" w:cstheme="minorHAnsi"/>
          <w:szCs w:val="24"/>
        </w:rPr>
        <w:t>.</w:t>
      </w:r>
    </w:p>
    <w:p w14:paraId="0483A963" w14:textId="4B9681BC" w:rsidR="009035F8" w:rsidRPr="00DC60DE" w:rsidRDefault="009035F8" w:rsidP="00761966">
      <w:pPr>
        <w:pStyle w:val="ListParagraph"/>
        <w:numPr>
          <w:ilvl w:val="2"/>
          <w:numId w:val="5"/>
        </w:numPr>
        <w:ind w:left="360" w:hanging="360"/>
        <w:contextualSpacing w:val="0"/>
        <w:rPr>
          <w:rFonts w:asciiTheme="minorHAnsi" w:hAnsiTheme="minorHAnsi" w:cstheme="minorHAnsi"/>
          <w:b/>
          <w:szCs w:val="24"/>
        </w:rPr>
      </w:pPr>
      <w:r w:rsidRPr="00DC60DE">
        <w:rPr>
          <w:rFonts w:asciiTheme="minorHAnsi" w:hAnsiTheme="minorHAnsi" w:cstheme="minorHAnsi"/>
          <w:szCs w:val="24"/>
        </w:rPr>
        <w:t xml:space="preserve"> This Contract, when executed and delivered, is a valid and binding obligation of Contractor enforceable in accordance with its terms</w:t>
      </w:r>
      <w:r w:rsidR="002F4D7A" w:rsidRPr="00DC60DE">
        <w:rPr>
          <w:rFonts w:asciiTheme="minorHAnsi" w:hAnsiTheme="minorHAnsi" w:cstheme="minorHAnsi"/>
          <w:szCs w:val="24"/>
        </w:rPr>
        <w:t>.</w:t>
      </w:r>
    </w:p>
    <w:p w14:paraId="4A05FAF4" w14:textId="06D92D0C" w:rsidR="009035F8" w:rsidRPr="00DC60DE" w:rsidRDefault="009035F8" w:rsidP="00761966">
      <w:pPr>
        <w:pStyle w:val="ListParagraph"/>
        <w:numPr>
          <w:ilvl w:val="2"/>
          <w:numId w:val="5"/>
        </w:numPr>
        <w:ind w:left="360" w:hanging="360"/>
        <w:contextualSpacing w:val="0"/>
        <w:rPr>
          <w:rFonts w:asciiTheme="minorHAnsi" w:hAnsiTheme="minorHAnsi" w:cstheme="minorBidi"/>
        </w:rPr>
      </w:pPr>
      <w:r w:rsidRPr="00DC60DE">
        <w:rPr>
          <w:rFonts w:asciiTheme="minorHAnsi" w:hAnsiTheme="minorHAnsi" w:cstheme="minorBidi"/>
        </w:rPr>
        <w:t xml:space="preserve">Contractor shall perform the </w:t>
      </w:r>
      <w:r w:rsidR="002F4D7A" w:rsidRPr="00DC60DE">
        <w:rPr>
          <w:rFonts w:asciiTheme="minorHAnsi" w:hAnsiTheme="minorHAnsi" w:cstheme="minorBidi"/>
        </w:rPr>
        <w:t>S</w:t>
      </w:r>
      <w:r w:rsidRPr="00DC60DE">
        <w:rPr>
          <w:rFonts w:asciiTheme="minorHAnsi" w:hAnsiTheme="minorHAnsi" w:cstheme="minorBidi"/>
        </w:rPr>
        <w:t>ervices set forth in this Contract in accordance with the highest professional standards prevailing in Contractor’s profession and in compliance with the requirements of this Contract</w:t>
      </w:r>
      <w:r w:rsidR="002F4D7A" w:rsidRPr="00DC60DE">
        <w:rPr>
          <w:rFonts w:asciiTheme="minorHAnsi" w:hAnsiTheme="minorHAnsi" w:cstheme="minorBidi"/>
        </w:rPr>
        <w:t>.</w:t>
      </w:r>
      <w:r w:rsidRPr="00DC60DE">
        <w:rPr>
          <w:rFonts w:asciiTheme="minorHAnsi" w:hAnsiTheme="minorHAnsi" w:cstheme="minorBidi"/>
        </w:rPr>
        <w:t xml:space="preserve"> </w:t>
      </w:r>
    </w:p>
    <w:p w14:paraId="62794120" w14:textId="17BCDEA2" w:rsidR="009035F8" w:rsidRPr="00DC60DE" w:rsidRDefault="009035F8" w:rsidP="00B67F0F">
      <w:pPr>
        <w:pStyle w:val="ListParagraph"/>
        <w:numPr>
          <w:ilvl w:val="2"/>
          <w:numId w:val="5"/>
        </w:numPr>
        <w:tabs>
          <w:tab w:val="left" w:pos="360"/>
        </w:tabs>
        <w:ind w:left="360" w:hanging="360"/>
        <w:contextualSpacing w:val="0"/>
        <w:rPr>
          <w:rFonts w:asciiTheme="minorHAnsi" w:hAnsiTheme="minorHAnsi" w:cstheme="minorHAnsi"/>
          <w:b/>
          <w:szCs w:val="24"/>
        </w:rPr>
      </w:pPr>
      <w:r w:rsidRPr="00DC60DE">
        <w:rPr>
          <w:rFonts w:asciiTheme="minorHAnsi" w:hAnsiTheme="minorHAnsi" w:cstheme="minorHAnsi"/>
          <w:szCs w:val="24"/>
        </w:rPr>
        <w:t xml:space="preserve">Contractor owns or has the right to sell </w:t>
      </w:r>
      <w:r w:rsidR="005A485F" w:rsidRPr="00DC60DE">
        <w:rPr>
          <w:rFonts w:asciiTheme="minorHAnsi" w:hAnsiTheme="minorHAnsi" w:cstheme="minorHAnsi"/>
          <w:szCs w:val="24"/>
        </w:rPr>
        <w:t xml:space="preserve">and transfer </w:t>
      </w:r>
      <w:r w:rsidRPr="00DC60DE">
        <w:rPr>
          <w:rFonts w:asciiTheme="minorHAnsi" w:hAnsiTheme="minorHAnsi" w:cstheme="minorHAnsi"/>
          <w:szCs w:val="24"/>
        </w:rPr>
        <w:t>the Goods that are the subject of this Contract</w:t>
      </w:r>
      <w:r w:rsidR="002F4D7A" w:rsidRPr="00DC60DE">
        <w:rPr>
          <w:rFonts w:asciiTheme="minorHAnsi" w:hAnsiTheme="minorHAnsi" w:cstheme="minorHAnsi"/>
          <w:szCs w:val="24"/>
        </w:rPr>
        <w:t>.</w:t>
      </w:r>
    </w:p>
    <w:p w14:paraId="52234222" w14:textId="2811E9B5" w:rsidR="00595040" w:rsidRPr="00DC60DE" w:rsidRDefault="00BB676B" w:rsidP="007C7BCA">
      <w:pPr>
        <w:pStyle w:val="ListParagraph"/>
        <w:numPr>
          <w:ilvl w:val="2"/>
          <w:numId w:val="5"/>
        </w:numPr>
        <w:tabs>
          <w:tab w:val="left" w:pos="360"/>
        </w:tabs>
        <w:ind w:left="360" w:hanging="360"/>
        <w:contextualSpacing w:val="0"/>
        <w:rPr>
          <w:rFonts w:asciiTheme="minorHAnsi" w:hAnsiTheme="minorHAnsi" w:cstheme="minorHAnsi"/>
          <w:b/>
          <w:szCs w:val="24"/>
        </w:rPr>
      </w:pPr>
      <w:r w:rsidRPr="00DC60DE">
        <w:t xml:space="preserve">Contractor or its </w:t>
      </w:r>
      <w:r w:rsidR="00595040" w:rsidRPr="00DC60DE">
        <w:t xml:space="preserve">subcontractor </w:t>
      </w:r>
      <w:r w:rsidRPr="00DC60DE">
        <w:t>are</w:t>
      </w:r>
      <w:r w:rsidR="00595040" w:rsidRPr="00DC60DE">
        <w:rPr>
          <w:rFonts w:asciiTheme="minorHAnsi" w:hAnsiTheme="minorHAnsi" w:cstheme="minorHAnsi"/>
          <w:szCs w:val="24"/>
        </w:rPr>
        <w:t xml:space="preserve"> certified or authorized by the original equipment manufacturer to perform maintenance and </w:t>
      </w:r>
      <w:r w:rsidRPr="00DC60DE">
        <w:rPr>
          <w:rFonts w:asciiTheme="minorHAnsi" w:hAnsiTheme="minorHAnsi" w:cstheme="minorHAnsi"/>
          <w:szCs w:val="24"/>
        </w:rPr>
        <w:t>s</w:t>
      </w:r>
      <w:r w:rsidR="00595040" w:rsidRPr="00DC60DE">
        <w:rPr>
          <w:rFonts w:asciiTheme="minorHAnsi" w:hAnsiTheme="minorHAnsi" w:cstheme="minorHAnsi"/>
          <w:szCs w:val="24"/>
        </w:rPr>
        <w:t xml:space="preserve">ervice on the Goods. </w:t>
      </w:r>
    </w:p>
    <w:p w14:paraId="647E7DAB" w14:textId="49A31002" w:rsidR="009035F8" w:rsidRPr="00DC60DE" w:rsidRDefault="009035F8" w:rsidP="00B67F0F">
      <w:pPr>
        <w:pStyle w:val="ListParagraph"/>
        <w:numPr>
          <w:ilvl w:val="2"/>
          <w:numId w:val="5"/>
        </w:numPr>
        <w:tabs>
          <w:tab w:val="left" w:pos="360"/>
        </w:tabs>
        <w:ind w:left="360" w:hanging="360"/>
        <w:contextualSpacing w:val="0"/>
        <w:rPr>
          <w:rFonts w:asciiTheme="minorHAnsi" w:hAnsiTheme="minorHAnsi" w:cstheme="minorHAnsi"/>
          <w:b/>
          <w:szCs w:val="24"/>
        </w:rPr>
      </w:pPr>
      <w:r w:rsidRPr="00DC60DE">
        <w:rPr>
          <w:rFonts w:asciiTheme="minorHAnsi" w:hAnsiTheme="minorHAnsi" w:cstheme="minorHAnsi"/>
          <w:szCs w:val="24"/>
        </w:rPr>
        <w:t>Contractor shall, at all times during the term of this Contract, be qualified and competent, and shall maintain in effect any necessary licenses related to its performance under this Contract</w:t>
      </w:r>
      <w:r w:rsidR="00474520" w:rsidRPr="00DC60DE">
        <w:rPr>
          <w:rFonts w:asciiTheme="minorHAnsi" w:hAnsiTheme="minorHAnsi" w:cstheme="minorHAnsi"/>
          <w:szCs w:val="24"/>
        </w:rPr>
        <w:t>.</w:t>
      </w:r>
    </w:p>
    <w:p w14:paraId="6F617B13" w14:textId="7E48FD4E" w:rsidR="009035F8" w:rsidRPr="00DC60DE" w:rsidRDefault="009035F8" w:rsidP="00B67F0F">
      <w:pPr>
        <w:pStyle w:val="ListParagraph"/>
        <w:numPr>
          <w:ilvl w:val="2"/>
          <w:numId w:val="5"/>
        </w:numPr>
        <w:tabs>
          <w:tab w:val="left" w:pos="360"/>
        </w:tabs>
        <w:ind w:left="360" w:hanging="360"/>
        <w:contextualSpacing w:val="0"/>
        <w:rPr>
          <w:rFonts w:asciiTheme="minorHAnsi" w:hAnsiTheme="minorHAnsi" w:cstheme="minorHAnsi"/>
          <w:b/>
          <w:szCs w:val="24"/>
        </w:rPr>
      </w:pPr>
      <w:r w:rsidRPr="00DC60DE">
        <w:rPr>
          <w:rFonts w:asciiTheme="minorHAnsi" w:hAnsiTheme="minorHAnsi" w:cstheme="minorHAnsi"/>
          <w:szCs w:val="24"/>
        </w:rPr>
        <w:lastRenderedPageBreak/>
        <w:t xml:space="preserve">Except as otherwise set forth in this Contract, any subcontractors performing work for Contractor under this Contract have assigned </w:t>
      </w:r>
      <w:r w:rsidR="001A3D78" w:rsidRPr="00DC60DE">
        <w:rPr>
          <w:rFonts w:asciiTheme="minorHAnsi" w:hAnsiTheme="minorHAnsi" w:cstheme="minorHAnsi"/>
          <w:szCs w:val="24"/>
        </w:rPr>
        <w:t xml:space="preserve">their </w:t>
      </w:r>
      <w:r w:rsidRPr="00DC60DE">
        <w:rPr>
          <w:rFonts w:asciiTheme="minorHAnsi" w:hAnsiTheme="minorHAnsi" w:cstheme="minorHAnsi"/>
          <w:szCs w:val="24"/>
        </w:rPr>
        <w:t xml:space="preserve">rights in the </w:t>
      </w:r>
      <w:r w:rsidR="00F55280" w:rsidRPr="00DC60DE">
        <w:rPr>
          <w:rFonts w:asciiTheme="minorHAnsi" w:hAnsiTheme="minorHAnsi" w:cstheme="minorHAnsi"/>
          <w:szCs w:val="24"/>
        </w:rPr>
        <w:t xml:space="preserve">Goods </w:t>
      </w:r>
      <w:r w:rsidR="00CA1199" w:rsidRPr="00DC60DE">
        <w:rPr>
          <w:rFonts w:asciiTheme="minorHAnsi" w:hAnsiTheme="minorHAnsi" w:cstheme="minorHAnsi"/>
          <w:szCs w:val="24"/>
        </w:rPr>
        <w:t>too</w:t>
      </w:r>
      <w:r w:rsidR="002872BF" w:rsidRPr="00DC60DE">
        <w:rPr>
          <w:rFonts w:asciiTheme="minorHAnsi" w:hAnsiTheme="minorHAnsi" w:cstheme="minorHAnsi"/>
          <w:szCs w:val="24"/>
        </w:rPr>
        <w:t xml:space="preserve">, </w:t>
      </w:r>
      <w:r w:rsidRPr="00DC60DE">
        <w:rPr>
          <w:rFonts w:asciiTheme="minorHAnsi" w:hAnsiTheme="minorHAnsi" w:cstheme="minorHAnsi"/>
          <w:szCs w:val="24"/>
        </w:rPr>
        <w:t xml:space="preserve">and no third party has any </w:t>
      </w:r>
      <w:r w:rsidR="002872BF" w:rsidRPr="00DC60DE">
        <w:rPr>
          <w:rFonts w:asciiTheme="minorHAnsi" w:hAnsiTheme="minorHAnsi" w:cstheme="minorHAnsi"/>
          <w:szCs w:val="24"/>
        </w:rPr>
        <w:t xml:space="preserve">undisclosed </w:t>
      </w:r>
      <w:r w:rsidRPr="00DC60DE">
        <w:rPr>
          <w:rFonts w:asciiTheme="minorHAnsi" w:hAnsiTheme="minorHAnsi" w:cstheme="minorHAnsi"/>
          <w:szCs w:val="24"/>
        </w:rPr>
        <w:t xml:space="preserve">right, title or interest in any </w:t>
      </w:r>
      <w:r w:rsidR="00F02AC0" w:rsidRPr="00DC60DE">
        <w:rPr>
          <w:rFonts w:asciiTheme="minorHAnsi" w:hAnsiTheme="minorHAnsi" w:cstheme="minorHAnsi"/>
          <w:szCs w:val="24"/>
        </w:rPr>
        <w:t xml:space="preserve">Goods </w:t>
      </w:r>
      <w:r w:rsidRPr="00DC60DE">
        <w:rPr>
          <w:rFonts w:asciiTheme="minorHAnsi" w:hAnsiTheme="minorHAnsi" w:cstheme="minorHAnsi"/>
          <w:szCs w:val="24"/>
        </w:rPr>
        <w:t>supplied to Agency under this Contract.</w:t>
      </w:r>
    </w:p>
    <w:p w14:paraId="3544D440" w14:textId="74E09094" w:rsidR="009035F8" w:rsidRPr="00DC60DE" w:rsidRDefault="009035F8" w:rsidP="00414BFE">
      <w:pPr>
        <w:pStyle w:val="ListParagraph"/>
        <w:numPr>
          <w:ilvl w:val="1"/>
          <w:numId w:val="5"/>
        </w:numPr>
        <w:tabs>
          <w:tab w:val="left" w:pos="360"/>
        </w:tabs>
        <w:ind w:left="0" w:firstLine="0"/>
        <w:contextualSpacing w:val="0"/>
        <w:rPr>
          <w:rFonts w:asciiTheme="minorHAnsi" w:hAnsiTheme="minorHAnsi" w:cstheme="minorHAnsi"/>
          <w:b/>
          <w:szCs w:val="24"/>
        </w:rPr>
      </w:pPr>
      <w:r w:rsidRPr="00DC60DE">
        <w:rPr>
          <w:rFonts w:asciiTheme="minorHAnsi" w:hAnsiTheme="minorHAnsi" w:cstheme="minorHAnsi"/>
          <w:b/>
          <w:bCs/>
          <w:szCs w:val="24"/>
        </w:rPr>
        <w:t xml:space="preserve">Goods Warranties. </w:t>
      </w:r>
      <w:r w:rsidRPr="00DC60DE">
        <w:rPr>
          <w:rFonts w:asciiTheme="minorHAnsi" w:hAnsiTheme="minorHAnsi" w:cstheme="minorHAnsi"/>
          <w:szCs w:val="24"/>
        </w:rPr>
        <w:t xml:space="preserve">Contractor </w:t>
      </w:r>
      <w:r w:rsidR="00C4237C" w:rsidRPr="00DC60DE">
        <w:rPr>
          <w:rFonts w:asciiTheme="minorHAnsi" w:hAnsiTheme="minorHAnsi" w:cstheme="minorHAnsi"/>
          <w:szCs w:val="24"/>
        </w:rPr>
        <w:t xml:space="preserve">represents and </w:t>
      </w:r>
      <w:r w:rsidRPr="00DC60DE">
        <w:rPr>
          <w:rFonts w:asciiTheme="minorHAnsi" w:hAnsiTheme="minorHAnsi" w:cstheme="minorHAnsi"/>
          <w:szCs w:val="24"/>
        </w:rPr>
        <w:t>warrants to Agency that the Goods will be free and clear of any liens or encumbrances;</w:t>
      </w:r>
      <w:r w:rsidR="00C902E0" w:rsidRPr="00DC60DE">
        <w:rPr>
          <w:rFonts w:asciiTheme="minorHAnsi" w:hAnsiTheme="minorHAnsi" w:cstheme="minorHAnsi"/>
          <w:szCs w:val="24"/>
        </w:rPr>
        <w:t xml:space="preserve"> </w:t>
      </w:r>
      <w:r w:rsidRPr="00DC60DE">
        <w:rPr>
          <w:rFonts w:asciiTheme="minorHAnsi" w:hAnsiTheme="minorHAnsi" w:cstheme="minorHAnsi"/>
          <w:szCs w:val="24"/>
        </w:rPr>
        <w:t>will be new and unused (and, if applicable, the current model);</w:t>
      </w:r>
      <w:r w:rsidR="00C902E0" w:rsidRPr="00DC60DE">
        <w:rPr>
          <w:rFonts w:asciiTheme="minorHAnsi" w:hAnsiTheme="minorHAnsi" w:cstheme="minorHAnsi"/>
          <w:szCs w:val="24"/>
        </w:rPr>
        <w:t xml:space="preserve"> </w:t>
      </w:r>
      <w:r w:rsidRPr="00DC60DE">
        <w:rPr>
          <w:rFonts w:asciiTheme="minorHAnsi" w:hAnsiTheme="minorHAnsi" w:cstheme="minorHAnsi"/>
          <w:szCs w:val="24"/>
        </w:rPr>
        <w:t xml:space="preserve">will be free from defects in labor, material and manufacture; will be in compliance with the specifications set out in this Contract; will be suitable for the operating environment in which </w:t>
      </w:r>
      <w:r w:rsidR="00B3087A" w:rsidRPr="00DC60DE">
        <w:rPr>
          <w:rFonts w:asciiTheme="minorHAnsi" w:hAnsiTheme="minorHAnsi" w:cstheme="minorHAnsi"/>
          <w:szCs w:val="24"/>
        </w:rPr>
        <w:t xml:space="preserve">the Goods are </w:t>
      </w:r>
      <w:r w:rsidRPr="00DC60DE">
        <w:rPr>
          <w:rFonts w:asciiTheme="minorHAnsi" w:hAnsiTheme="minorHAnsi" w:cstheme="minorHAnsi"/>
          <w:szCs w:val="24"/>
        </w:rPr>
        <w:t>installed; will carry full manufacturer warranties</w:t>
      </w:r>
      <w:r w:rsidR="00ED4AF2" w:rsidRPr="00DC60DE">
        <w:rPr>
          <w:rFonts w:asciiTheme="minorHAnsi" w:hAnsiTheme="minorHAnsi" w:cstheme="minorHAnsi"/>
          <w:szCs w:val="24"/>
        </w:rPr>
        <w:t>;</w:t>
      </w:r>
      <w:r w:rsidRPr="00DC60DE">
        <w:rPr>
          <w:rFonts w:asciiTheme="minorHAnsi" w:hAnsiTheme="minorHAnsi" w:cstheme="minorHAnsi"/>
          <w:szCs w:val="24"/>
        </w:rPr>
        <w:t xml:space="preserve"> and will be delivered with complete documentation. Contractor shall furnish the details of both Contractor's and manufacturer's warranties on materials and workmanship.</w:t>
      </w:r>
      <w:r w:rsidR="00162A01" w:rsidRPr="00DC60DE">
        <w:rPr>
          <w:rFonts w:asciiTheme="minorHAnsi" w:hAnsiTheme="minorHAnsi" w:cstheme="minorHAnsi"/>
          <w:szCs w:val="24"/>
        </w:rPr>
        <w:t xml:space="preserve"> </w:t>
      </w:r>
    </w:p>
    <w:p w14:paraId="1715BED3" w14:textId="1C584DAD" w:rsidR="009035F8" w:rsidRPr="00DC60DE" w:rsidRDefault="009035F8" w:rsidP="007877B5">
      <w:pPr>
        <w:pStyle w:val="ListParagraph"/>
        <w:numPr>
          <w:ilvl w:val="1"/>
          <w:numId w:val="5"/>
        </w:numPr>
        <w:tabs>
          <w:tab w:val="left" w:pos="360"/>
        </w:tabs>
        <w:ind w:left="0" w:firstLine="0"/>
        <w:contextualSpacing w:val="0"/>
        <w:rPr>
          <w:rFonts w:asciiTheme="minorHAnsi" w:hAnsiTheme="minorHAnsi" w:cstheme="minorHAnsi"/>
          <w:b/>
          <w:szCs w:val="24"/>
        </w:rPr>
      </w:pPr>
      <w:r w:rsidRPr="00DC60DE">
        <w:rPr>
          <w:rFonts w:asciiTheme="minorHAnsi" w:hAnsiTheme="minorHAnsi" w:cstheme="minorHAnsi"/>
          <w:b/>
          <w:bCs/>
          <w:szCs w:val="24"/>
        </w:rPr>
        <w:t>Warranties are Cumulative</w:t>
      </w:r>
      <w:r w:rsidR="00B3087A" w:rsidRPr="00DC60DE">
        <w:rPr>
          <w:rFonts w:asciiTheme="minorHAnsi" w:hAnsiTheme="minorHAnsi" w:cstheme="minorHAnsi"/>
          <w:b/>
          <w:bCs/>
          <w:szCs w:val="24"/>
        </w:rPr>
        <w:t>.</w:t>
      </w:r>
      <w:r w:rsidR="00162A01" w:rsidRPr="00DC60DE">
        <w:rPr>
          <w:rFonts w:asciiTheme="minorHAnsi" w:hAnsiTheme="minorHAnsi" w:cstheme="minorHAnsi"/>
          <w:szCs w:val="24"/>
        </w:rPr>
        <w:t xml:space="preserve"> </w:t>
      </w:r>
      <w:r w:rsidRPr="00DC60DE">
        <w:rPr>
          <w:rFonts w:asciiTheme="minorHAnsi" w:hAnsiTheme="minorHAnsi" w:cstheme="minorHAnsi"/>
          <w:szCs w:val="24"/>
        </w:rPr>
        <w:t xml:space="preserve">Contractor’s warranties provided in this Section </w:t>
      </w:r>
      <w:r w:rsidR="005E1E17">
        <w:rPr>
          <w:rFonts w:asciiTheme="minorHAnsi" w:hAnsiTheme="minorHAnsi" w:cstheme="minorHAnsi"/>
          <w:szCs w:val="24"/>
        </w:rPr>
        <w:t>6</w:t>
      </w:r>
      <w:r w:rsidR="00E90BE0" w:rsidRPr="00DC60DE">
        <w:rPr>
          <w:rFonts w:asciiTheme="minorHAnsi" w:hAnsiTheme="minorHAnsi" w:cstheme="minorHAnsi"/>
          <w:szCs w:val="24"/>
        </w:rPr>
        <w:t xml:space="preserve"> </w:t>
      </w:r>
      <w:r w:rsidRPr="00DC60DE">
        <w:rPr>
          <w:rFonts w:asciiTheme="minorHAnsi" w:hAnsiTheme="minorHAnsi" w:cstheme="minorHAnsi"/>
          <w:szCs w:val="24"/>
        </w:rPr>
        <w:t xml:space="preserve">are in addition to and not in lieu of any other warranties provided elsewhere in the Contract. All warranties provided for in this Contract are cumulative and are intended to be given full force and effect and to be interpreted expansively to give the broadest warranty protection to Agency. </w:t>
      </w:r>
    </w:p>
    <w:p w14:paraId="306C0EB2" w14:textId="489A5CF5" w:rsidR="00C8521A" w:rsidRPr="00026534" w:rsidRDefault="00C8521A" w:rsidP="00C8521A">
      <w:pPr>
        <w:pStyle w:val="ListParagraph"/>
        <w:numPr>
          <w:ilvl w:val="0"/>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szCs w:val="24"/>
        </w:rPr>
        <w:t>Warrant</w:t>
      </w:r>
      <w:r w:rsidR="00980DCB">
        <w:rPr>
          <w:rFonts w:asciiTheme="minorHAnsi" w:hAnsiTheme="minorHAnsi" w:cstheme="minorHAnsi"/>
          <w:b/>
          <w:szCs w:val="24"/>
        </w:rPr>
        <w:t>ies Assigned</w:t>
      </w:r>
      <w:r w:rsidRPr="00026534">
        <w:rPr>
          <w:rFonts w:asciiTheme="minorHAnsi" w:hAnsiTheme="minorHAnsi" w:cstheme="minorHAnsi"/>
          <w:b/>
          <w:szCs w:val="24"/>
        </w:rPr>
        <w:t>, Maintenance and Support.</w:t>
      </w:r>
    </w:p>
    <w:p w14:paraId="3C7C849A" w14:textId="34354B14" w:rsidR="00C8521A" w:rsidRPr="00026534" w:rsidRDefault="00C8521A" w:rsidP="00A974B2">
      <w:pPr>
        <w:pStyle w:val="ListParagraph"/>
        <w:numPr>
          <w:ilvl w:val="1"/>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szCs w:val="24"/>
        </w:rPr>
        <w:t>Warrant</w:t>
      </w:r>
      <w:r w:rsidR="00980DCB">
        <w:rPr>
          <w:rFonts w:asciiTheme="minorHAnsi" w:hAnsiTheme="minorHAnsi" w:cstheme="minorHAnsi"/>
          <w:b/>
          <w:szCs w:val="24"/>
        </w:rPr>
        <w:t>ies Assigned</w:t>
      </w:r>
      <w:r w:rsidRPr="00026534">
        <w:rPr>
          <w:rFonts w:asciiTheme="minorHAnsi" w:hAnsiTheme="minorHAnsi" w:cstheme="minorHAnsi"/>
          <w:b/>
          <w:szCs w:val="24"/>
        </w:rPr>
        <w:t>.</w:t>
      </w:r>
      <w:r>
        <w:rPr>
          <w:rFonts w:asciiTheme="minorHAnsi" w:hAnsiTheme="minorHAnsi" w:cstheme="minorHAnsi"/>
          <w:szCs w:val="24"/>
        </w:rPr>
        <w:t xml:space="preserve"> </w:t>
      </w:r>
      <w:r w:rsidRPr="00026534">
        <w:rPr>
          <w:rFonts w:asciiTheme="minorHAnsi" w:hAnsiTheme="minorHAnsi" w:cstheme="minorHAnsi"/>
          <w:szCs w:val="24"/>
        </w:rPr>
        <w:t xml:space="preserve">Contractor hereby assigns to Agency, and Agency </w:t>
      </w:r>
      <w:r w:rsidR="00D11523">
        <w:rPr>
          <w:rFonts w:asciiTheme="minorHAnsi" w:hAnsiTheme="minorHAnsi" w:cstheme="minorHAnsi"/>
          <w:szCs w:val="24"/>
        </w:rPr>
        <w:t>has all</w:t>
      </w:r>
      <w:r w:rsidRPr="00026534">
        <w:rPr>
          <w:rFonts w:asciiTheme="minorHAnsi" w:hAnsiTheme="minorHAnsi" w:cstheme="minorHAnsi"/>
          <w:szCs w:val="24"/>
        </w:rPr>
        <w:t xml:space="preserve"> benefits of, any and all manufacturers</w:t>
      </w:r>
      <w:r w:rsidR="00980DCB">
        <w:rPr>
          <w:rFonts w:asciiTheme="minorHAnsi" w:hAnsiTheme="minorHAnsi" w:cstheme="minorHAnsi"/>
          <w:szCs w:val="24"/>
        </w:rPr>
        <w:t>’</w:t>
      </w:r>
      <w:r w:rsidRPr="00026534">
        <w:rPr>
          <w:rFonts w:asciiTheme="minorHAnsi" w:hAnsiTheme="minorHAnsi" w:cstheme="minorHAnsi"/>
          <w:szCs w:val="24"/>
        </w:rPr>
        <w:t xml:space="preserve"> or Contractors</w:t>
      </w:r>
      <w:r w:rsidR="00980DCB">
        <w:rPr>
          <w:rFonts w:asciiTheme="minorHAnsi" w:hAnsiTheme="minorHAnsi" w:cstheme="minorHAnsi"/>
          <w:szCs w:val="24"/>
        </w:rPr>
        <w:t>’</w:t>
      </w:r>
      <w:r w:rsidRPr="00026534">
        <w:rPr>
          <w:rFonts w:asciiTheme="minorHAnsi" w:hAnsiTheme="minorHAnsi" w:cstheme="minorHAnsi"/>
          <w:szCs w:val="24"/>
        </w:rPr>
        <w:t xml:space="preserve"> warranties, representations, indemnities and service agreements for the Goods to the extent assignable by Contractor, and to the extent such warranties, representations, indemnities and service agreements are not assignable by Contractor, Contractor agrees that Agency may assert or enforce in its own name or in the name of Contractor any right Contractor may have to enforce such warranties, representations, indemnities and service agreements.</w:t>
      </w:r>
    </w:p>
    <w:p w14:paraId="795651A5" w14:textId="12111334" w:rsidR="00C445BE" w:rsidRDefault="00C8521A" w:rsidP="002D6C5F">
      <w:pPr>
        <w:pStyle w:val="ListParagraph"/>
        <w:numPr>
          <w:ilvl w:val="1"/>
          <w:numId w:val="5"/>
        </w:numPr>
        <w:rPr>
          <w:rFonts w:asciiTheme="minorHAnsi" w:hAnsiTheme="minorHAnsi" w:cstheme="minorBidi"/>
        </w:rPr>
      </w:pPr>
      <w:r w:rsidRPr="6FD61FCC">
        <w:rPr>
          <w:rFonts w:asciiTheme="minorHAnsi" w:hAnsiTheme="minorHAnsi" w:cstheme="minorBidi"/>
          <w:b/>
          <w:bCs/>
        </w:rPr>
        <w:t>Maintenance and Support.</w:t>
      </w:r>
      <w:r w:rsidR="00C95008" w:rsidRPr="6FD61FCC">
        <w:rPr>
          <w:rFonts w:asciiTheme="minorHAnsi" w:hAnsiTheme="minorHAnsi" w:cstheme="minorBidi"/>
          <w:b/>
          <w:bCs/>
        </w:rPr>
        <w:t xml:space="preserve"> </w:t>
      </w:r>
      <w:r w:rsidRPr="6FD61FCC">
        <w:rPr>
          <w:rFonts w:asciiTheme="minorHAnsi" w:hAnsiTheme="minorHAnsi" w:cstheme="minorBidi"/>
        </w:rPr>
        <w:t>Contractor represents that following acceptance and expiration of any warranty</w:t>
      </w:r>
      <w:r w:rsidR="00980DCB" w:rsidRPr="6FD61FCC">
        <w:rPr>
          <w:rFonts w:asciiTheme="minorHAnsi" w:hAnsiTheme="minorHAnsi" w:cstheme="minorBidi"/>
        </w:rPr>
        <w:t xml:space="preserve"> period</w:t>
      </w:r>
      <w:r w:rsidRPr="6FD61FCC">
        <w:rPr>
          <w:rFonts w:asciiTheme="minorHAnsi" w:hAnsiTheme="minorHAnsi" w:cstheme="minorBidi"/>
        </w:rPr>
        <w:t xml:space="preserve">, </w:t>
      </w:r>
      <w:r w:rsidR="00817EB4" w:rsidRPr="6FD61FCC">
        <w:rPr>
          <w:rFonts w:asciiTheme="minorHAnsi" w:hAnsiTheme="minorHAnsi" w:cstheme="minorBidi"/>
        </w:rPr>
        <w:t xml:space="preserve">if </w:t>
      </w:r>
      <w:r w:rsidRPr="6FD61FCC">
        <w:rPr>
          <w:rFonts w:asciiTheme="minorHAnsi" w:hAnsiTheme="minorHAnsi" w:cstheme="minorBidi"/>
        </w:rPr>
        <w:t xml:space="preserve">the Goods are eligible for long-term maintenance and support </w:t>
      </w:r>
      <w:r w:rsidR="00AC069D" w:rsidRPr="6FD61FCC">
        <w:rPr>
          <w:rFonts w:asciiTheme="minorHAnsi" w:hAnsiTheme="minorHAnsi" w:cstheme="minorBidi"/>
        </w:rPr>
        <w:t>available through</w:t>
      </w:r>
      <w:r w:rsidRPr="6FD61FCC">
        <w:rPr>
          <w:rFonts w:asciiTheme="minorHAnsi" w:hAnsiTheme="minorHAnsi" w:cstheme="minorBidi"/>
        </w:rPr>
        <w:t xml:space="preserve"> Contractor</w:t>
      </w:r>
      <w:r w:rsidR="004C05C5" w:rsidRPr="6FD61FCC">
        <w:rPr>
          <w:rFonts w:asciiTheme="minorHAnsi" w:hAnsiTheme="minorHAnsi" w:cstheme="minorBidi"/>
        </w:rPr>
        <w:t xml:space="preserve"> or</w:t>
      </w:r>
      <w:r w:rsidRPr="6FD61FCC">
        <w:rPr>
          <w:rFonts w:asciiTheme="minorHAnsi" w:hAnsiTheme="minorHAnsi" w:cstheme="minorBidi"/>
        </w:rPr>
        <w:t xml:space="preserve"> the manufacturer of the Goods</w:t>
      </w:r>
      <w:r w:rsidR="005D5077" w:rsidRPr="6FD61FCC">
        <w:rPr>
          <w:rFonts w:asciiTheme="minorHAnsi" w:hAnsiTheme="minorHAnsi" w:cstheme="minorBidi"/>
        </w:rPr>
        <w:t>,</w:t>
      </w:r>
      <w:r w:rsidRPr="6FD61FCC">
        <w:rPr>
          <w:rFonts w:asciiTheme="minorHAnsi" w:hAnsiTheme="minorHAnsi" w:cstheme="minorBidi"/>
        </w:rPr>
        <w:t xml:space="preserve"> </w:t>
      </w:r>
      <w:r w:rsidR="008F2BCC" w:rsidRPr="6FD61FCC">
        <w:rPr>
          <w:rFonts w:asciiTheme="minorHAnsi" w:hAnsiTheme="minorHAnsi" w:cstheme="minorBidi"/>
        </w:rPr>
        <w:t>A</w:t>
      </w:r>
      <w:r w:rsidRPr="6FD61FCC">
        <w:rPr>
          <w:rFonts w:asciiTheme="minorHAnsi" w:hAnsiTheme="minorHAnsi" w:cstheme="minorBidi"/>
        </w:rPr>
        <w:t>gency and Contractor may enter into a long-term maintenance and support agreement, provided that such maintenance and support agreement require</w:t>
      </w:r>
      <w:r w:rsidR="00F9047D">
        <w:rPr>
          <w:rFonts w:asciiTheme="minorHAnsi" w:hAnsiTheme="minorHAnsi" w:cstheme="minorBidi"/>
        </w:rPr>
        <w:t>s</w:t>
      </w:r>
      <w:r w:rsidRPr="6FD61FCC">
        <w:rPr>
          <w:rFonts w:asciiTheme="minorHAnsi" w:hAnsiTheme="minorHAnsi" w:cstheme="minorBidi"/>
        </w:rPr>
        <w:t xml:space="preserve"> the entity providing support to be available 24 hours a day, seven days a week, and to respond to Agency’s request for support for the Goods within one hour. Such one-hour response time </w:t>
      </w:r>
      <w:r w:rsidR="000A3748" w:rsidRPr="6FD61FCC">
        <w:rPr>
          <w:rFonts w:asciiTheme="minorHAnsi" w:hAnsiTheme="minorHAnsi" w:cstheme="minorBidi"/>
        </w:rPr>
        <w:t xml:space="preserve">requires </w:t>
      </w:r>
      <w:r w:rsidRPr="6FD61FCC">
        <w:rPr>
          <w:rFonts w:asciiTheme="minorHAnsi" w:hAnsiTheme="minorHAnsi" w:cstheme="minorBidi"/>
        </w:rPr>
        <w:t xml:space="preserve">the entity providing maintenance and support </w:t>
      </w:r>
      <w:r w:rsidR="000A3748" w:rsidRPr="6FD61FCC">
        <w:rPr>
          <w:rFonts w:asciiTheme="minorHAnsi" w:hAnsiTheme="minorHAnsi" w:cstheme="minorBidi"/>
        </w:rPr>
        <w:t>to</w:t>
      </w:r>
      <w:r w:rsidRPr="6FD61FCC">
        <w:rPr>
          <w:rFonts w:asciiTheme="minorHAnsi" w:hAnsiTheme="minorHAnsi" w:cstheme="minorBidi"/>
        </w:rPr>
        <w:t xml:space="preserve"> return Agency’s </w:t>
      </w:r>
      <w:r w:rsidR="009A4A6D" w:rsidRPr="6FD61FCC">
        <w:rPr>
          <w:rFonts w:asciiTheme="minorHAnsi" w:hAnsiTheme="minorHAnsi" w:cstheme="minorBidi"/>
        </w:rPr>
        <w:t xml:space="preserve">request </w:t>
      </w:r>
      <w:r w:rsidR="000A3748" w:rsidRPr="6FD61FCC">
        <w:rPr>
          <w:rFonts w:asciiTheme="minorHAnsi" w:hAnsiTheme="minorHAnsi" w:cstheme="minorBidi"/>
        </w:rPr>
        <w:t xml:space="preserve">for </w:t>
      </w:r>
      <w:r w:rsidRPr="6FD61FCC">
        <w:rPr>
          <w:rFonts w:asciiTheme="minorHAnsi" w:hAnsiTheme="minorHAnsi" w:cstheme="minorBidi"/>
        </w:rPr>
        <w:t xml:space="preserve">support </w:t>
      </w:r>
      <w:r w:rsidR="000A3748" w:rsidRPr="6FD61FCC">
        <w:rPr>
          <w:rFonts w:asciiTheme="minorHAnsi" w:hAnsiTheme="minorHAnsi" w:cstheme="minorBidi"/>
        </w:rPr>
        <w:t xml:space="preserve">(phone, </w:t>
      </w:r>
      <w:r w:rsidR="001E15D4" w:rsidRPr="6FD61FCC">
        <w:rPr>
          <w:rFonts w:asciiTheme="minorHAnsi" w:hAnsiTheme="minorHAnsi" w:cstheme="minorBidi"/>
        </w:rPr>
        <w:t>email,</w:t>
      </w:r>
      <w:r w:rsidR="000A3748" w:rsidRPr="6FD61FCC">
        <w:rPr>
          <w:rFonts w:asciiTheme="minorHAnsi" w:hAnsiTheme="minorHAnsi" w:cstheme="minorBidi"/>
        </w:rPr>
        <w:t xml:space="preserve"> online portal) </w:t>
      </w:r>
      <w:r w:rsidRPr="6FD61FCC">
        <w:rPr>
          <w:rFonts w:asciiTheme="minorHAnsi" w:hAnsiTheme="minorHAnsi" w:cstheme="minorBidi"/>
        </w:rPr>
        <w:t xml:space="preserve">within 30 minutes, and in the case of Goods requiring service, to be at </w:t>
      </w:r>
      <w:r w:rsidR="00FA2775" w:rsidRPr="6FD61FCC">
        <w:rPr>
          <w:rFonts w:asciiTheme="minorHAnsi" w:hAnsiTheme="minorHAnsi" w:cstheme="minorBidi"/>
        </w:rPr>
        <w:t>Agency</w:t>
      </w:r>
      <w:r w:rsidRPr="6FD61FCC">
        <w:rPr>
          <w:rFonts w:asciiTheme="minorHAnsi" w:hAnsiTheme="minorHAnsi" w:cstheme="minorBidi"/>
        </w:rPr>
        <w:t>’s site within one hour.</w:t>
      </w:r>
    </w:p>
    <w:p w14:paraId="428E1DC4" w14:textId="77777777" w:rsidR="007503FC" w:rsidRPr="0039057A" w:rsidRDefault="007503FC" w:rsidP="007503FC">
      <w:pPr>
        <w:pStyle w:val="ListParagraph"/>
        <w:ind w:left="0"/>
        <w:rPr>
          <w:rFonts w:asciiTheme="minorHAnsi" w:hAnsiTheme="minorHAnsi" w:cstheme="minorBidi"/>
        </w:rPr>
      </w:pPr>
    </w:p>
    <w:p w14:paraId="3724F82E" w14:textId="05AFA0EE" w:rsidR="001F5600" w:rsidRPr="00026534" w:rsidRDefault="009035F8" w:rsidP="007503FC">
      <w:pPr>
        <w:pStyle w:val="ListParagraph"/>
        <w:numPr>
          <w:ilvl w:val="0"/>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szCs w:val="24"/>
        </w:rPr>
        <w:t xml:space="preserve">Independent Contractor </w:t>
      </w:r>
      <w:r w:rsidR="00E73393" w:rsidRPr="00026534">
        <w:rPr>
          <w:rFonts w:asciiTheme="minorHAnsi" w:hAnsiTheme="minorHAnsi" w:cstheme="minorHAnsi"/>
          <w:b/>
          <w:szCs w:val="24"/>
        </w:rPr>
        <w:t>Certification; Responsibility For Taxes And Withholding</w:t>
      </w:r>
      <w:r w:rsidRPr="00026534">
        <w:rPr>
          <w:rFonts w:asciiTheme="minorHAnsi" w:hAnsiTheme="minorHAnsi" w:cstheme="minorHAnsi"/>
          <w:b/>
          <w:szCs w:val="24"/>
        </w:rPr>
        <w:t>.</w:t>
      </w:r>
    </w:p>
    <w:p w14:paraId="2909D7D3" w14:textId="4939382E" w:rsidR="001F5600" w:rsidRPr="00026534" w:rsidRDefault="001F5600" w:rsidP="00A974B2">
      <w:pPr>
        <w:pStyle w:val="ListParagraph"/>
        <w:numPr>
          <w:ilvl w:val="1"/>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bCs/>
          <w:szCs w:val="24"/>
        </w:rPr>
        <w:t>Independent Contractor.</w:t>
      </w:r>
      <w:r w:rsidRPr="00026534">
        <w:rPr>
          <w:rFonts w:asciiTheme="minorHAnsi" w:hAnsiTheme="minorHAnsi" w:cstheme="minorHAnsi"/>
          <w:szCs w:val="24"/>
        </w:rPr>
        <w:t xml:space="preserve"> Contractor hereby certifies that it is an independent contractor and</w:t>
      </w:r>
      <w:r w:rsidR="00925063">
        <w:rPr>
          <w:rFonts w:asciiTheme="minorHAnsi" w:hAnsiTheme="minorHAnsi" w:cstheme="minorHAnsi"/>
          <w:szCs w:val="24"/>
        </w:rPr>
        <w:t xml:space="preserve"> that</w:t>
      </w:r>
      <w:r w:rsidRPr="00026534">
        <w:rPr>
          <w:rFonts w:asciiTheme="minorHAnsi" w:hAnsiTheme="minorHAnsi" w:cstheme="minorHAnsi"/>
          <w:szCs w:val="24"/>
        </w:rPr>
        <w:t xml:space="preserve"> it </w:t>
      </w:r>
      <w:r w:rsidR="00FA0C5C">
        <w:rPr>
          <w:rFonts w:asciiTheme="minorHAnsi" w:hAnsiTheme="minorHAnsi" w:cstheme="minorHAnsi"/>
          <w:szCs w:val="24"/>
        </w:rPr>
        <w:t>is providing</w:t>
      </w:r>
      <w:r w:rsidRPr="00026534">
        <w:rPr>
          <w:rFonts w:asciiTheme="minorHAnsi" w:hAnsiTheme="minorHAnsi" w:cstheme="minorHAnsi"/>
          <w:szCs w:val="24"/>
        </w:rPr>
        <w:t xml:space="preserve"> all Goods and perform</w:t>
      </w:r>
      <w:r w:rsidR="00FA0C5C">
        <w:rPr>
          <w:rFonts w:asciiTheme="minorHAnsi" w:hAnsiTheme="minorHAnsi" w:cstheme="minorHAnsi"/>
          <w:szCs w:val="24"/>
        </w:rPr>
        <w:t>ing</w:t>
      </w:r>
      <w:r w:rsidRPr="00026534">
        <w:rPr>
          <w:rFonts w:asciiTheme="minorHAnsi" w:hAnsiTheme="minorHAnsi" w:cstheme="minorHAnsi"/>
          <w:szCs w:val="24"/>
        </w:rPr>
        <w:t xml:space="preserve"> all Services as an independent contractor. Agency reserves the right (i) to determine and modify the delivery schedule for the Goods and Services and (ii) to evaluate the quality of the Goods and Services; however, Agency may not and will not control the means or manner of Contractor</w:t>
      </w:r>
      <w:r w:rsidR="00AB70B2">
        <w:rPr>
          <w:rFonts w:asciiTheme="minorHAnsi" w:hAnsiTheme="minorHAnsi" w:cstheme="minorHAnsi"/>
          <w:szCs w:val="24"/>
        </w:rPr>
        <w:t>’</w:t>
      </w:r>
      <w:r w:rsidRPr="00026534">
        <w:rPr>
          <w:rFonts w:asciiTheme="minorHAnsi" w:hAnsiTheme="minorHAnsi" w:cstheme="minorHAnsi"/>
          <w:szCs w:val="24"/>
        </w:rPr>
        <w:t xml:space="preserve">s performance. Contractor is responsible for determining the appropriate means and manner of the provision of the Goods </w:t>
      </w:r>
      <w:r w:rsidR="00FA0C5C">
        <w:rPr>
          <w:rFonts w:asciiTheme="minorHAnsi" w:hAnsiTheme="minorHAnsi" w:cstheme="minorHAnsi"/>
          <w:szCs w:val="24"/>
        </w:rPr>
        <w:t>and</w:t>
      </w:r>
      <w:r w:rsidRPr="00026534">
        <w:rPr>
          <w:rFonts w:asciiTheme="minorHAnsi" w:hAnsiTheme="minorHAnsi" w:cstheme="minorHAnsi"/>
          <w:szCs w:val="24"/>
        </w:rPr>
        <w:t xml:space="preserve"> performance </w:t>
      </w:r>
      <w:r w:rsidR="005A485F">
        <w:rPr>
          <w:rFonts w:asciiTheme="minorHAnsi" w:hAnsiTheme="minorHAnsi" w:cstheme="minorHAnsi"/>
          <w:szCs w:val="24"/>
        </w:rPr>
        <w:t xml:space="preserve">of Services </w:t>
      </w:r>
      <w:r w:rsidRPr="00026534">
        <w:rPr>
          <w:rFonts w:asciiTheme="minorHAnsi" w:hAnsiTheme="minorHAnsi" w:cstheme="minorHAnsi"/>
          <w:szCs w:val="24"/>
        </w:rPr>
        <w:t xml:space="preserve">under this Contract. </w:t>
      </w:r>
    </w:p>
    <w:p w14:paraId="76F6F830" w14:textId="1EF93BD5" w:rsidR="001F5600" w:rsidRPr="00026534" w:rsidRDefault="001F5600" w:rsidP="00A974B2">
      <w:pPr>
        <w:pStyle w:val="ListParagraph"/>
        <w:numPr>
          <w:ilvl w:val="1"/>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bCs/>
          <w:szCs w:val="24"/>
        </w:rPr>
        <w:lastRenderedPageBreak/>
        <w:t xml:space="preserve">No Conflicts. </w:t>
      </w:r>
      <w:r w:rsidRPr="00026534">
        <w:rPr>
          <w:rFonts w:asciiTheme="minorHAnsi" w:hAnsiTheme="minorHAnsi" w:cstheme="minorHAnsi"/>
          <w:szCs w:val="24"/>
        </w:rPr>
        <w:t xml:space="preserve">Contractor, by signature to this Contract, represents and warrants that Contractor’s </w:t>
      </w:r>
      <w:r w:rsidRPr="00A974B2">
        <w:rPr>
          <w:rFonts w:asciiTheme="minorHAnsi" w:hAnsiTheme="minorHAnsi" w:cstheme="minorHAnsi"/>
          <w:color w:val="000000" w:themeColor="text1"/>
          <w:szCs w:val="24"/>
        </w:rPr>
        <w:t>performance under this Contract</w:t>
      </w:r>
      <w:r w:rsidR="00EF5F03">
        <w:rPr>
          <w:rFonts w:asciiTheme="minorHAnsi" w:hAnsiTheme="minorHAnsi" w:cstheme="minorHAnsi"/>
          <w:color w:val="000000" w:themeColor="text1"/>
          <w:szCs w:val="24"/>
        </w:rPr>
        <w:t xml:space="preserve"> (i)</w:t>
      </w:r>
      <w:r w:rsidRPr="00A974B2">
        <w:rPr>
          <w:rFonts w:asciiTheme="minorHAnsi" w:hAnsiTheme="minorHAnsi" w:cstheme="minorHAnsi"/>
          <w:color w:val="000000" w:themeColor="text1"/>
          <w:szCs w:val="24"/>
        </w:rPr>
        <w:t xml:space="preserve"> creates no potential or actual conflict of interest as defined by ORS 244</w:t>
      </w:r>
      <w:r w:rsidR="00387060" w:rsidRPr="00A974B2">
        <w:rPr>
          <w:rStyle w:val="DeltaViewFormatChange"/>
          <w:rFonts w:cstheme="minorHAnsi"/>
          <w:color w:val="000000" w:themeColor="text1"/>
        </w:rPr>
        <w:t xml:space="preserve">; (ii) in the event that Contractor or its personnel are either employed by or performing services for the federal government, that no rules or regulations of the agency for which Contractor or its personnel work or are employed prohibit Contractor or its personnel from providing the Services under this Contract; and </w:t>
      </w:r>
      <w:r w:rsidR="00387060" w:rsidRPr="00A974B2">
        <w:rPr>
          <w:rStyle w:val="DeltaViewFormatChange"/>
          <w:rFonts w:cstheme="minorHAnsi"/>
          <w:bCs/>
          <w:color w:val="000000" w:themeColor="text1"/>
        </w:rPr>
        <w:t>(iii) this Contract creates no other violation of ORS Chapter 244 for Contractor, its employees, agents, or contractors</w:t>
      </w:r>
      <w:r w:rsidR="00387060" w:rsidRPr="00A974B2">
        <w:rPr>
          <w:rStyle w:val="DeltaViewFormatChange"/>
          <w:rFonts w:cstheme="minorHAnsi"/>
          <w:color w:val="000000" w:themeColor="text1"/>
        </w:rPr>
        <w:t xml:space="preserve">. </w:t>
      </w:r>
    </w:p>
    <w:p w14:paraId="34017E80" w14:textId="085BA7FF" w:rsidR="001F5600" w:rsidRPr="00026534" w:rsidRDefault="001F5600" w:rsidP="00A974B2">
      <w:pPr>
        <w:pStyle w:val="ListParagraph"/>
        <w:numPr>
          <w:ilvl w:val="1"/>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bCs/>
          <w:szCs w:val="24"/>
        </w:rPr>
        <w:t>Affiliation</w:t>
      </w:r>
      <w:r w:rsidRPr="00A974B2">
        <w:rPr>
          <w:rFonts w:asciiTheme="minorHAnsi" w:hAnsiTheme="minorHAnsi" w:cstheme="minorHAnsi"/>
          <w:szCs w:val="24"/>
        </w:rPr>
        <w:t>.</w:t>
      </w:r>
      <w:r w:rsidRPr="00026534">
        <w:rPr>
          <w:rFonts w:asciiTheme="minorHAnsi" w:hAnsiTheme="minorHAnsi" w:cstheme="minorHAnsi"/>
          <w:szCs w:val="24"/>
        </w:rPr>
        <w:t xml:space="preserve"> Contractor understands and agrees that it is not an </w:t>
      </w:r>
      <w:r w:rsidR="00AB70B2">
        <w:rPr>
          <w:rFonts w:asciiTheme="minorHAnsi" w:hAnsiTheme="minorHAnsi" w:cstheme="minorHAnsi"/>
          <w:szCs w:val="24"/>
        </w:rPr>
        <w:t>“</w:t>
      </w:r>
      <w:r w:rsidRPr="00026534">
        <w:rPr>
          <w:rFonts w:asciiTheme="minorHAnsi" w:hAnsiTheme="minorHAnsi" w:cstheme="minorHAnsi"/>
          <w:szCs w:val="24"/>
        </w:rPr>
        <w:t>officer,</w:t>
      </w:r>
      <w:r w:rsidR="00AB70B2">
        <w:rPr>
          <w:rFonts w:asciiTheme="minorHAnsi" w:hAnsiTheme="minorHAnsi" w:cstheme="minorHAnsi"/>
          <w:szCs w:val="24"/>
        </w:rPr>
        <w:t>”</w:t>
      </w:r>
      <w:r w:rsidRPr="00026534">
        <w:rPr>
          <w:rFonts w:asciiTheme="minorHAnsi" w:hAnsiTheme="minorHAnsi" w:cstheme="minorHAnsi"/>
          <w:szCs w:val="24"/>
        </w:rPr>
        <w:t xml:space="preserve"> </w:t>
      </w:r>
      <w:r w:rsidR="00AB70B2">
        <w:rPr>
          <w:rFonts w:asciiTheme="minorHAnsi" w:hAnsiTheme="minorHAnsi" w:cstheme="minorHAnsi"/>
          <w:szCs w:val="24"/>
        </w:rPr>
        <w:t>“</w:t>
      </w:r>
      <w:r w:rsidRPr="00026534">
        <w:rPr>
          <w:rFonts w:asciiTheme="minorHAnsi" w:hAnsiTheme="minorHAnsi" w:cstheme="minorHAnsi"/>
          <w:szCs w:val="24"/>
        </w:rPr>
        <w:t>employee,</w:t>
      </w:r>
      <w:r w:rsidR="00AB70B2">
        <w:rPr>
          <w:rFonts w:asciiTheme="minorHAnsi" w:hAnsiTheme="minorHAnsi" w:cstheme="minorHAnsi"/>
          <w:szCs w:val="24"/>
        </w:rPr>
        <w:t>”</w:t>
      </w:r>
      <w:r w:rsidRPr="00026534">
        <w:rPr>
          <w:rFonts w:asciiTheme="minorHAnsi" w:hAnsiTheme="minorHAnsi" w:cstheme="minorHAnsi"/>
          <w:szCs w:val="24"/>
        </w:rPr>
        <w:t xml:space="preserve"> or </w:t>
      </w:r>
      <w:r w:rsidR="00AB70B2">
        <w:rPr>
          <w:rFonts w:asciiTheme="minorHAnsi" w:hAnsiTheme="minorHAnsi" w:cstheme="minorHAnsi"/>
          <w:szCs w:val="24"/>
        </w:rPr>
        <w:t>“</w:t>
      </w:r>
      <w:r w:rsidRPr="00026534">
        <w:rPr>
          <w:rFonts w:asciiTheme="minorHAnsi" w:hAnsiTheme="minorHAnsi" w:cstheme="minorHAnsi"/>
          <w:szCs w:val="24"/>
        </w:rPr>
        <w:t>agent</w:t>
      </w:r>
      <w:r w:rsidR="00AB70B2">
        <w:rPr>
          <w:rFonts w:asciiTheme="minorHAnsi" w:hAnsiTheme="minorHAnsi" w:cstheme="minorHAnsi"/>
          <w:szCs w:val="24"/>
        </w:rPr>
        <w:t>”</w:t>
      </w:r>
      <w:r w:rsidRPr="00026534">
        <w:rPr>
          <w:rFonts w:asciiTheme="minorHAnsi" w:hAnsiTheme="minorHAnsi" w:cstheme="minorHAnsi"/>
          <w:szCs w:val="24"/>
        </w:rPr>
        <w:t xml:space="preserve"> of the State of Oregon, as those terms are used in ORS 30.265 or otherwise.</w:t>
      </w:r>
    </w:p>
    <w:p w14:paraId="27B735EF" w14:textId="76D2BDDF" w:rsidR="001F5600" w:rsidRPr="00026534" w:rsidRDefault="001F5600" w:rsidP="00A974B2">
      <w:pPr>
        <w:pStyle w:val="ListParagraph"/>
        <w:numPr>
          <w:ilvl w:val="1"/>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bCs/>
          <w:szCs w:val="24"/>
        </w:rPr>
        <w:t>Taxes and Benefits.</w:t>
      </w:r>
      <w:r w:rsidRPr="00026534">
        <w:rPr>
          <w:rFonts w:asciiTheme="minorHAnsi" w:hAnsiTheme="minorHAnsi" w:cstheme="minorHAnsi"/>
          <w:szCs w:val="24"/>
        </w:rPr>
        <w:t xml:space="preserve"> Contractor is responsible for all federal or state taxes applicable to compensation or payments paid to Contractor under this Contract and, unless required by applicable law, Agency will not withhold from such payments any amount to cover Contractor</w:t>
      </w:r>
      <w:r w:rsidR="00AB70B2">
        <w:rPr>
          <w:rFonts w:asciiTheme="minorHAnsi" w:hAnsiTheme="minorHAnsi" w:cstheme="minorHAnsi"/>
          <w:szCs w:val="24"/>
        </w:rPr>
        <w:t>’</w:t>
      </w:r>
      <w:r w:rsidRPr="00026534">
        <w:rPr>
          <w:rFonts w:asciiTheme="minorHAnsi" w:hAnsiTheme="minorHAnsi" w:cstheme="minorHAnsi"/>
          <w:szCs w:val="24"/>
        </w:rPr>
        <w:t>s federal or state tax obligations. Contractor is not eligible for any social security, unemployment insurance or workers</w:t>
      </w:r>
      <w:r w:rsidR="00AB70B2">
        <w:rPr>
          <w:rFonts w:asciiTheme="minorHAnsi" w:hAnsiTheme="minorHAnsi" w:cstheme="minorHAnsi"/>
          <w:szCs w:val="24"/>
        </w:rPr>
        <w:t>’</w:t>
      </w:r>
      <w:r w:rsidRPr="00026534">
        <w:rPr>
          <w:rFonts w:asciiTheme="minorHAnsi" w:hAnsiTheme="minorHAnsi" w:cstheme="minorHAnsi"/>
          <w:szCs w:val="24"/>
        </w:rPr>
        <w:t xml:space="preserve"> compensation benefits from compensation or payments paid to Contractor under this Contract, except as a self-employed individual. </w:t>
      </w:r>
    </w:p>
    <w:p w14:paraId="1EECB8DB" w14:textId="2BDE522A" w:rsidR="004932C5" w:rsidRPr="00026534" w:rsidRDefault="004932C5" w:rsidP="00A974B2">
      <w:pPr>
        <w:pStyle w:val="ListParagraph"/>
        <w:numPr>
          <w:ilvl w:val="0"/>
          <w:numId w:val="5"/>
        </w:numPr>
        <w:tabs>
          <w:tab w:val="left" w:pos="360"/>
        </w:tabs>
        <w:ind w:left="0" w:firstLine="0"/>
        <w:contextualSpacing w:val="0"/>
        <w:rPr>
          <w:rFonts w:asciiTheme="minorHAnsi" w:hAnsiTheme="minorHAnsi" w:cstheme="minorHAnsi"/>
          <w:szCs w:val="24"/>
        </w:rPr>
      </w:pPr>
      <w:r w:rsidRPr="00026534">
        <w:rPr>
          <w:rFonts w:asciiTheme="minorHAnsi" w:hAnsiTheme="minorHAnsi" w:cstheme="minorHAnsi"/>
          <w:b/>
          <w:szCs w:val="24"/>
        </w:rPr>
        <w:t>Confidential Information.</w:t>
      </w:r>
    </w:p>
    <w:p w14:paraId="23715947" w14:textId="57FC6E90" w:rsidR="00255D5A" w:rsidRPr="00255D5A" w:rsidRDefault="00255D5A" w:rsidP="00A4012E">
      <w:pPr>
        <w:pStyle w:val="Outline"/>
        <w:numPr>
          <w:ilvl w:val="1"/>
          <w:numId w:val="5"/>
        </w:numPr>
        <w:ind w:left="0" w:firstLine="0"/>
        <w:rPr>
          <w:rFonts w:asciiTheme="minorHAnsi" w:hAnsiTheme="minorHAnsi" w:cstheme="minorHAnsi"/>
          <w:sz w:val="24"/>
          <w:szCs w:val="24"/>
        </w:rPr>
      </w:pPr>
      <w:bookmarkStart w:id="23" w:name="_DV_C808"/>
      <w:r w:rsidRPr="00255D5A">
        <w:rPr>
          <w:rFonts w:asciiTheme="minorHAnsi" w:hAnsiTheme="minorHAnsi" w:cstheme="minorHAnsi"/>
          <w:sz w:val="24"/>
          <w:szCs w:val="24"/>
        </w:rPr>
        <w:t xml:space="preserve">Each party acknowledges that it and its employees or agents may, in the course of performing its responsibilities under this Contract, be exposed to or acquire information that is confidential to the other party or the other party’s clients. Any and all information of any form obtained by one party or its employees or agents in the performance of this Contract is confidential information </w:t>
      </w:r>
      <w:r w:rsidR="00940180" w:rsidRPr="00255D5A">
        <w:rPr>
          <w:rFonts w:asciiTheme="minorHAnsi" w:hAnsiTheme="minorHAnsi" w:cstheme="minorHAnsi"/>
          <w:sz w:val="24"/>
          <w:szCs w:val="24"/>
        </w:rPr>
        <w:t>(“Confidential Information”)</w:t>
      </w:r>
      <w:r w:rsidR="00940180">
        <w:rPr>
          <w:rFonts w:asciiTheme="minorHAnsi" w:hAnsiTheme="minorHAnsi" w:cstheme="minorHAnsi"/>
          <w:sz w:val="24"/>
          <w:szCs w:val="24"/>
        </w:rPr>
        <w:t xml:space="preserve"> </w:t>
      </w:r>
      <w:r w:rsidRPr="00255D5A">
        <w:rPr>
          <w:rFonts w:asciiTheme="minorHAnsi" w:hAnsiTheme="minorHAnsi" w:cstheme="minorHAnsi"/>
          <w:sz w:val="24"/>
          <w:szCs w:val="24"/>
        </w:rPr>
        <w:t xml:space="preserve">of the other party. </w:t>
      </w:r>
      <w:r w:rsidR="004C7C1D">
        <w:rPr>
          <w:rFonts w:asciiTheme="minorHAnsi" w:hAnsiTheme="minorHAnsi" w:cstheme="minorHAnsi"/>
          <w:sz w:val="24"/>
          <w:szCs w:val="24"/>
        </w:rPr>
        <w:t xml:space="preserve">Each </w:t>
      </w:r>
      <w:r w:rsidRPr="00255D5A">
        <w:rPr>
          <w:rFonts w:asciiTheme="minorHAnsi" w:hAnsiTheme="minorHAnsi" w:cstheme="minorHAnsi"/>
          <w:sz w:val="24"/>
          <w:szCs w:val="24"/>
        </w:rPr>
        <w:t>part</w:t>
      </w:r>
      <w:r w:rsidR="004C7C1D">
        <w:rPr>
          <w:rFonts w:asciiTheme="minorHAnsi" w:hAnsiTheme="minorHAnsi" w:cstheme="minorHAnsi"/>
          <w:sz w:val="24"/>
          <w:szCs w:val="24"/>
        </w:rPr>
        <w:t>y</w:t>
      </w:r>
      <w:r w:rsidRPr="00255D5A">
        <w:rPr>
          <w:rFonts w:asciiTheme="minorHAnsi" w:hAnsiTheme="minorHAnsi" w:cstheme="minorHAnsi"/>
          <w:sz w:val="24"/>
          <w:szCs w:val="24"/>
        </w:rPr>
        <w:t xml:space="preserve"> shall treat any reports or other documents or items (including software) which result from the use of the </w:t>
      </w:r>
      <w:r w:rsidR="00940180">
        <w:rPr>
          <w:rFonts w:asciiTheme="minorHAnsi" w:hAnsiTheme="minorHAnsi" w:cstheme="minorHAnsi"/>
          <w:sz w:val="24"/>
          <w:szCs w:val="24"/>
        </w:rPr>
        <w:t xml:space="preserve">other’s </w:t>
      </w:r>
      <w:r w:rsidRPr="00255D5A">
        <w:rPr>
          <w:rFonts w:asciiTheme="minorHAnsi" w:hAnsiTheme="minorHAnsi" w:cstheme="minorHAnsi"/>
          <w:sz w:val="24"/>
          <w:szCs w:val="24"/>
        </w:rPr>
        <w:t xml:space="preserve">Confidential Information in the same manner as the Confidential Information. </w:t>
      </w:r>
    </w:p>
    <w:p w14:paraId="54073B0A" w14:textId="18951A6C" w:rsidR="00255D5A" w:rsidRPr="00255D5A" w:rsidRDefault="00255D5A" w:rsidP="00A4012E">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 xml:space="preserve">The recipient of </w:t>
      </w:r>
      <w:r w:rsidR="002551B5">
        <w:rPr>
          <w:rFonts w:asciiTheme="minorHAnsi" w:hAnsiTheme="minorHAnsi" w:cstheme="minorHAnsi"/>
          <w:sz w:val="24"/>
          <w:szCs w:val="24"/>
        </w:rPr>
        <w:t xml:space="preserve">any </w:t>
      </w:r>
      <w:r w:rsidRPr="00255D5A">
        <w:rPr>
          <w:rFonts w:asciiTheme="minorHAnsi" w:hAnsiTheme="minorHAnsi" w:cstheme="minorHAnsi"/>
          <w:sz w:val="24"/>
          <w:szCs w:val="24"/>
        </w:rPr>
        <w:t xml:space="preserve">Confidential Information </w:t>
      </w:r>
      <w:r w:rsidR="002551B5">
        <w:rPr>
          <w:rFonts w:asciiTheme="minorHAnsi" w:hAnsiTheme="minorHAnsi" w:cstheme="minorHAnsi"/>
          <w:sz w:val="24"/>
          <w:szCs w:val="24"/>
        </w:rPr>
        <w:t xml:space="preserve">of the other party </w:t>
      </w:r>
      <w:r w:rsidRPr="00255D5A">
        <w:rPr>
          <w:rFonts w:asciiTheme="minorHAnsi" w:hAnsiTheme="minorHAnsi" w:cstheme="minorHAnsi"/>
          <w:sz w:val="24"/>
          <w:szCs w:val="24"/>
        </w:rPr>
        <w:t xml:space="preserve">shall hold </w:t>
      </w:r>
      <w:r w:rsidR="002551B5">
        <w:rPr>
          <w:rFonts w:asciiTheme="minorHAnsi" w:hAnsiTheme="minorHAnsi" w:cstheme="minorHAnsi"/>
          <w:sz w:val="24"/>
          <w:szCs w:val="24"/>
        </w:rPr>
        <w:t xml:space="preserve">such </w:t>
      </w:r>
      <w:r w:rsidRPr="00255D5A">
        <w:rPr>
          <w:rFonts w:asciiTheme="minorHAnsi" w:hAnsiTheme="minorHAnsi" w:cstheme="minorHAnsi"/>
          <w:sz w:val="24"/>
          <w:szCs w:val="24"/>
        </w:rPr>
        <w:t xml:space="preserve">Confidential Information in strict confidence, using at least the same degree of care that it uses in maintaining the confidentiality of its own Confidential Information, and </w:t>
      </w:r>
      <w:r w:rsidR="00BF697F">
        <w:rPr>
          <w:rFonts w:asciiTheme="minorHAnsi" w:hAnsiTheme="minorHAnsi" w:cstheme="minorHAnsi"/>
          <w:sz w:val="24"/>
          <w:szCs w:val="24"/>
        </w:rPr>
        <w:t>shall not</w:t>
      </w:r>
      <w:r w:rsidRPr="00255D5A">
        <w:rPr>
          <w:rFonts w:asciiTheme="minorHAnsi" w:hAnsiTheme="minorHAnsi" w:cstheme="minorHAnsi"/>
          <w:sz w:val="24"/>
          <w:szCs w:val="24"/>
        </w:rPr>
        <w:t xml:space="preserve"> copy, reproduce, sell, assign, license, market, transfer or otherwise dispose of, give or disclose </w:t>
      </w:r>
      <w:r w:rsidR="00BF697F">
        <w:rPr>
          <w:rFonts w:asciiTheme="minorHAnsi" w:hAnsiTheme="minorHAnsi" w:cstheme="minorHAnsi"/>
          <w:sz w:val="24"/>
          <w:szCs w:val="24"/>
        </w:rPr>
        <w:t xml:space="preserve">the other party’s </w:t>
      </w:r>
      <w:r w:rsidRPr="00255D5A">
        <w:rPr>
          <w:rFonts w:asciiTheme="minorHAnsi" w:hAnsiTheme="minorHAnsi" w:cstheme="minorHAnsi"/>
          <w:sz w:val="24"/>
          <w:szCs w:val="24"/>
        </w:rPr>
        <w:t xml:space="preserve">Confidential Information to third parties or use </w:t>
      </w:r>
      <w:r w:rsidR="004D2F61">
        <w:rPr>
          <w:rFonts w:asciiTheme="minorHAnsi" w:hAnsiTheme="minorHAnsi" w:cstheme="minorHAnsi"/>
          <w:sz w:val="24"/>
          <w:szCs w:val="24"/>
        </w:rPr>
        <w:t xml:space="preserve">the </w:t>
      </w:r>
      <w:r w:rsidRPr="00255D5A">
        <w:rPr>
          <w:rFonts w:asciiTheme="minorHAnsi" w:hAnsiTheme="minorHAnsi" w:cstheme="minorHAnsi"/>
          <w:sz w:val="24"/>
          <w:szCs w:val="24"/>
        </w:rPr>
        <w:t>Confidential Information for any purpose other than as contemplated by this</w:t>
      </w:r>
      <w:r w:rsidR="00C954D0">
        <w:rPr>
          <w:rFonts w:asciiTheme="minorHAnsi" w:hAnsiTheme="minorHAnsi" w:cstheme="minorHAnsi"/>
          <w:sz w:val="24"/>
          <w:szCs w:val="24"/>
        </w:rPr>
        <w:t xml:space="preserve"> </w:t>
      </w:r>
      <w:r w:rsidRPr="00255D5A">
        <w:rPr>
          <w:rFonts w:asciiTheme="minorHAnsi" w:hAnsiTheme="minorHAnsi" w:cstheme="minorHAnsi"/>
          <w:sz w:val="24"/>
          <w:szCs w:val="24"/>
        </w:rPr>
        <w:t xml:space="preserve">Contract or reasonably related </w:t>
      </w:r>
      <w:r w:rsidR="004D2F61">
        <w:rPr>
          <w:rFonts w:asciiTheme="minorHAnsi" w:hAnsiTheme="minorHAnsi" w:cstheme="minorHAnsi"/>
          <w:sz w:val="24"/>
          <w:szCs w:val="24"/>
        </w:rPr>
        <w:t>to the purposes of this Contract</w:t>
      </w:r>
      <w:r w:rsidRPr="00255D5A">
        <w:rPr>
          <w:rFonts w:asciiTheme="minorHAnsi" w:hAnsiTheme="minorHAnsi" w:cstheme="minorHAnsi"/>
          <w:sz w:val="24"/>
          <w:szCs w:val="24"/>
        </w:rPr>
        <w:t xml:space="preserve">, and </w:t>
      </w:r>
      <w:r w:rsidR="004278A9">
        <w:rPr>
          <w:rFonts w:asciiTheme="minorHAnsi" w:hAnsiTheme="minorHAnsi" w:cstheme="minorHAnsi"/>
          <w:sz w:val="24"/>
          <w:szCs w:val="24"/>
        </w:rPr>
        <w:t xml:space="preserve">shall </w:t>
      </w:r>
      <w:r w:rsidRPr="00255D5A">
        <w:rPr>
          <w:rFonts w:asciiTheme="minorHAnsi" w:hAnsiTheme="minorHAnsi" w:cstheme="minorHAnsi"/>
          <w:sz w:val="24"/>
          <w:szCs w:val="24"/>
        </w:rPr>
        <w:t>advise each of its employees and contractors of their obligations to keep Confidential Information confidential.</w:t>
      </w:r>
      <w:r w:rsidR="00C0638A" w:rsidRPr="00C0638A">
        <w:rPr>
          <w:rFonts w:asciiTheme="minorHAnsi" w:hAnsiTheme="minorHAnsi" w:cstheme="minorHAnsi"/>
          <w:sz w:val="24"/>
          <w:szCs w:val="24"/>
        </w:rPr>
        <w:t xml:space="preserve"> </w:t>
      </w:r>
      <w:r w:rsidR="00C0638A">
        <w:rPr>
          <w:rFonts w:asciiTheme="minorHAnsi" w:hAnsiTheme="minorHAnsi" w:cstheme="minorHAnsi"/>
          <w:sz w:val="24"/>
          <w:szCs w:val="24"/>
        </w:rPr>
        <w:t>The obligations of confidentiality do not apply to informat</w:t>
      </w:r>
      <w:r w:rsidR="00C0638A" w:rsidRPr="00255D5A">
        <w:rPr>
          <w:rFonts w:asciiTheme="minorHAnsi" w:hAnsiTheme="minorHAnsi" w:cstheme="minorHAnsi"/>
          <w:sz w:val="24"/>
          <w:szCs w:val="24"/>
        </w:rPr>
        <w:t>ion that (i) is or becomes (other than by disclosure by the party acquiring such information) publicly known or is contained in a publicly available document; (ii) is furnished by the party disclosing such information to others without restrictions similar to those imposed by this Contract; (iii) is rightfully in the receiving party’s possession without the obligation of nondisclosure prior to the time of its disclosure under this Contract; (iv) is obtained from a source other than the discloser without the obligation of confidentiality, (v) is disclosed with the written consent of the disclosing party, or; (vi) is independently developed by employees or agents of the receiving party who can be shown to have had no access to the Confidential Information.</w:t>
      </w:r>
    </w:p>
    <w:p w14:paraId="65630027" w14:textId="24BD8D92" w:rsidR="00255D5A" w:rsidRPr="00255D5A" w:rsidRDefault="00255D5A" w:rsidP="00A4012E">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 xml:space="preserve">Each party shall use commercially reasonable efforts to assist in identifying and preventing any unauthorized use or disclosure of </w:t>
      </w:r>
      <w:r w:rsidR="00D557DC">
        <w:rPr>
          <w:rFonts w:asciiTheme="minorHAnsi" w:hAnsiTheme="minorHAnsi" w:cstheme="minorHAnsi"/>
          <w:sz w:val="24"/>
          <w:szCs w:val="24"/>
        </w:rPr>
        <w:t>the other’s</w:t>
      </w:r>
      <w:r w:rsidRPr="00255D5A">
        <w:rPr>
          <w:rFonts w:asciiTheme="minorHAnsi" w:hAnsiTheme="minorHAnsi" w:cstheme="minorHAnsi"/>
          <w:sz w:val="24"/>
          <w:szCs w:val="24"/>
        </w:rPr>
        <w:t xml:space="preserve"> Confidential Information</w:t>
      </w:r>
      <w:r w:rsidR="00474BAA">
        <w:rPr>
          <w:rFonts w:asciiTheme="minorHAnsi" w:hAnsiTheme="minorHAnsi" w:cstheme="minorHAnsi"/>
          <w:sz w:val="24"/>
          <w:szCs w:val="24"/>
        </w:rPr>
        <w:t xml:space="preserve">, except where a higher standard </w:t>
      </w:r>
      <w:r w:rsidR="00474BAA">
        <w:rPr>
          <w:rFonts w:asciiTheme="minorHAnsi" w:hAnsiTheme="minorHAnsi" w:cstheme="minorHAnsi"/>
          <w:sz w:val="24"/>
          <w:szCs w:val="24"/>
        </w:rPr>
        <w:lastRenderedPageBreak/>
        <w:t>is required by law</w:t>
      </w:r>
      <w:r w:rsidRPr="00255D5A">
        <w:rPr>
          <w:rFonts w:asciiTheme="minorHAnsi" w:hAnsiTheme="minorHAnsi" w:cstheme="minorHAnsi"/>
          <w:sz w:val="24"/>
          <w:szCs w:val="24"/>
        </w:rPr>
        <w:t xml:space="preserve">. </w:t>
      </w:r>
      <w:r w:rsidR="0081352B">
        <w:rPr>
          <w:rFonts w:asciiTheme="minorHAnsi" w:hAnsiTheme="minorHAnsi" w:cstheme="minorHAnsi"/>
          <w:sz w:val="24"/>
          <w:szCs w:val="24"/>
        </w:rPr>
        <w:t>Further</w:t>
      </w:r>
      <w:r w:rsidRPr="00255D5A">
        <w:rPr>
          <w:rFonts w:asciiTheme="minorHAnsi" w:hAnsiTheme="minorHAnsi" w:cstheme="minorHAnsi"/>
          <w:sz w:val="24"/>
          <w:szCs w:val="24"/>
        </w:rPr>
        <w:t xml:space="preserve">, each party shall advise the other promptly in the event it learns or has reason to believe that any person who has had access to </w:t>
      </w:r>
      <w:r w:rsidR="00854FF6">
        <w:rPr>
          <w:rFonts w:asciiTheme="minorHAnsi" w:hAnsiTheme="minorHAnsi" w:cstheme="minorHAnsi"/>
          <w:sz w:val="24"/>
          <w:szCs w:val="24"/>
        </w:rPr>
        <w:t xml:space="preserve">the other’s </w:t>
      </w:r>
      <w:r w:rsidRPr="00255D5A">
        <w:rPr>
          <w:rFonts w:asciiTheme="minorHAnsi" w:hAnsiTheme="minorHAnsi" w:cstheme="minorHAnsi"/>
          <w:sz w:val="24"/>
          <w:szCs w:val="24"/>
        </w:rPr>
        <w:t>Confidential Information has violated or intends to violate the terms of this</w:t>
      </w:r>
      <w:r>
        <w:rPr>
          <w:rFonts w:asciiTheme="minorHAnsi" w:hAnsiTheme="minorHAnsi" w:cstheme="minorHAnsi"/>
          <w:sz w:val="24"/>
          <w:szCs w:val="24"/>
        </w:rPr>
        <w:t xml:space="preserve"> </w:t>
      </w:r>
      <w:r w:rsidRPr="00255D5A">
        <w:rPr>
          <w:rFonts w:asciiTheme="minorHAnsi" w:hAnsiTheme="minorHAnsi" w:cstheme="minorHAnsi"/>
          <w:sz w:val="24"/>
          <w:szCs w:val="24"/>
        </w:rPr>
        <w:t>Contract</w:t>
      </w:r>
      <w:r w:rsidR="00854FF6">
        <w:rPr>
          <w:rFonts w:asciiTheme="minorHAnsi" w:hAnsiTheme="minorHAnsi" w:cstheme="minorHAnsi"/>
          <w:sz w:val="24"/>
          <w:szCs w:val="24"/>
        </w:rPr>
        <w:t>,</w:t>
      </w:r>
      <w:r w:rsidRPr="00255D5A">
        <w:rPr>
          <w:rFonts w:asciiTheme="minorHAnsi" w:hAnsiTheme="minorHAnsi" w:cstheme="minorHAnsi"/>
          <w:sz w:val="24"/>
          <w:szCs w:val="24"/>
        </w:rPr>
        <w:t xml:space="preserve"> and each party will at its expense reasonably cooperate with the other in seeking injunctive or other equitable relief in the name of the other against any such person.</w:t>
      </w:r>
    </w:p>
    <w:p w14:paraId="529AF4F9" w14:textId="77777777" w:rsidR="009579FC" w:rsidRDefault="00154A14" w:rsidP="003D033B">
      <w:pPr>
        <w:pStyle w:val="Outline"/>
        <w:numPr>
          <w:ilvl w:val="1"/>
          <w:numId w:val="5"/>
        </w:numPr>
        <w:ind w:left="0" w:firstLine="0"/>
        <w:rPr>
          <w:rFonts w:asciiTheme="minorHAnsi" w:hAnsiTheme="minorHAnsi" w:cstheme="minorHAnsi"/>
          <w:sz w:val="24"/>
          <w:szCs w:val="24"/>
        </w:rPr>
      </w:pPr>
      <w:r>
        <w:rPr>
          <w:rFonts w:asciiTheme="minorHAnsi" w:hAnsiTheme="minorHAnsi" w:cstheme="minorHAnsi"/>
          <w:sz w:val="24"/>
          <w:szCs w:val="24"/>
        </w:rPr>
        <w:t xml:space="preserve">Neither </w:t>
      </w:r>
      <w:r w:rsidR="00255D5A" w:rsidRPr="00255D5A">
        <w:rPr>
          <w:rFonts w:asciiTheme="minorHAnsi" w:hAnsiTheme="minorHAnsi" w:cstheme="minorHAnsi"/>
          <w:sz w:val="24"/>
          <w:szCs w:val="24"/>
        </w:rPr>
        <w:t xml:space="preserve">party </w:t>
      </w:r>
      <w:r w:rsidR="00854FF6">
        <w:rPr>
          <w:rFonts w:asciiTheme="minorHAnsi" w:hAnsiTheme="minorHAnsi" w:cstheme="minorHAnsi"/>
          <w:sz w:val="24"/>
          <w:szCs w:val="24"/>
        </w:rPr>
        <w:t>shall</w:t>
      </w:r>
      <w:r w:rsidR="00255D5A" w:rsidRPr="00255D5A">
        <w:rPr>
          <w:rFonts w:asciiTheme="minorHAnsi" w:hAnsiTheme="minorHAnsi" w:cstheme="minorHAnsi"/>
          <w:sz w:val="24"/>
          <w:szCs w:val="24"/>
        </w:rPr>
        <w:t xml:space="preserve">, except as provided in this Contract or </w:t>
      </w:r>
      <w:r w:rsidR="00854FF6">
        <w:rPr>
          <w:rFonts w:asciiTheme="minorHAnsi" w:hAnsiTheme="minorHAnsi" w:cstheme="minorHAnsi"/>
          <w:sz w:val="24"/>
          <w:szCs w:val="24"/>
        </w:rPr>
        <w:t>authorized</w:t>
      </w:r>
      <w:r w:rsidR="00255D5A" w:rsidRPr="00255D5A">
        <w:rPr>
          <w:rFonts w:asciiTheme="minorHAnsi" w:hAnsiTheme="minorHAnsi" w:cstheme="minorHAnsi"/>
          <w:sz w:val="24"/>
          <w:szCs w:val="24"/>
        </w:rPr>
        <w:t xml:space="preserve"> by the other, disclose, directly or indirectly, </w:t>
      </w:r>
      <w:r w:rsidR="00755DFB">
        <w:rPr>
          <w:rFonts w:asciiTheme="minorHAnsi" w:hAnsiTheme="minorHAnsi" w:cstheme="minorHAnsi"/>
          <w:sz w:val="24"/>
          <w:szCs w:val="24"/>
        </w:rPr>
        <w:t xml:space="preserve">the other party’s </w:t>
      </w:r>
      <w:r w:rsidR="00255D5A" w:rsidRPr="00255D5A">
        <w:rPr>
          <w:rFonts w:asciiTheme="minorHAnsi" w:hAnsiTheme="minorHAnsi" w:cstheme="minorHAnsi"/>
          <w:sz w:val="24"/>
          <w:szCs w:val="24"/>
        </w:rPr>
        <w:t>Confidential Information to any person</w:t>
      </w:r>
      <w:r>
        <w:rPr>
          <w:rFonts w:asciiTheme="minorHAnsi" w:hAnsiTheme="minorHAnsi" w:cstheme="minorHAnsi"/>
          <w:sz w:val="24"/>
          <w:szCs w:val="24"/>
        </w:rPr>
        <w:t xml:space="preserve"> </w:t>
      </w:r>
      <w:r w:rsidRPr="00255D5A">
        <w:rPr>
          <w:rFonts w:asciiTheme="minorHAnsi" w:hAnsiTheme="minorHAnsi" w:cstheme="minorHAnsi"/>
          <w:sz w:val="24"/>
          <w:szCs w:val="24"/>
        </w:rPr>
        <w:t>at any time during or after the term of this Contract</w:t>
      </w:r>
      <w:r w:rsidR="00075B25">
        <w:rPr>
          <w:rFonts w:asciiTheme="minorHAnsi" w:hAnsiTheme="minorHAnsi" w:cstheme="minorHAnsi"/>
          <w:sz w:val="24"/>
          <w:szCs w:val="24"/>
        </w:rPr>
        <w:t xml:space="preserve">. </w:t>
      </w:r>
      <w:r>
        <w:rPr>
          <w:rFonts w:asciiTheme="minorHAnsi" w:hAnsiTheme="minorHAnsi" w:cstheme="minorHAnsi"/>
          <w:sz w:val="24"/>
          <w:szCs w:val="24"/>
        </w:rPr>
        <w:t>U</w:t>
      </w:r>
      <w:r w:rsidR="00255D5A" w:rsidRPr="00255D5A">
        <w:rPr>
          <w:rFonts w:asciiTheme="minorHAnsi" w:hAnsiTheme="minorHAnsi" w:cstheme="minorHAnsi"/>
          <w:sz w:val="24"/>
          <w:szCs w:val="24"/>
        </w:rPr>
        <w:t>pon termination of this Contract</w:t>
      </w:r>
      <w:r>
        <w:rPr>
          <w:rFonts w:asciiTheme="minorHAnsi" w:hAnsiTheme="minorHAnsi" w:cstheme="minorHAnsi"/>
          <w:sz w:val="24"/>
          <w:szCs w:val="24"/>
        </w:rPr>
        <w:t xml:space="preserve"> (including by expiration),</w:t>
      </w:r>
      <w:r w:rsidR="00255D5A" w:rsidRPr="00255D5A">
        <w:rPr>
          <w:rFonts w:asciiTheme="minorHAnsi" w:hAnsiTheme="minorHAnsi" w:cstheme="minorHAnsi"/>
          <w:sz w:val="24"/>
          <w:szCs w:val="24"/>
        </w:rPr>
        <w:t xml:space="preserve"> </w:t>
      </w:r>
      <w:r w:rsidR="00FA68EC">
        <w:rPr>
          <w:rFonts w:asciiTheme="minorHAnsi" w:hAnsiTheme="minorHAnsi" w:cstheme="minorHAnsi"/>
          <w:sz w:val="24"/>
          <w:szCs w:val="24"/>
        </w:rPr>
        <w:t xml:space="preserve">and subject to recordkeeping and retention obligations, </w:t>
      </w:r>
      <w:r w:rsidR="00255D5A" w:rsidRPr="00255D5A">
        <w:rPr>
          <w:rFonts w:asciiTheme="minorHAnsi" w:hAnsiTheme="minorHAnsi" w:cstheme="minorHAnsi"/>
          <w:sz w:val="24"/>
          <w:szCs w:val="24"/>
        </w:rPr>
        <w:t xml:space="preserve">each party will </w:t>
      </w:r>
      <w:r w:rsidR="006D738F">
        <w:rPr>
          <w:rFonts w:asciiTheme="minorHAnsi" w:hAnsiTheme="minorHAnsi" w:cstheme="minorHAnsi"/>
          <w:sz w:val="24"/>
          <w:szCs w:val="24"/>
        </w:rPr>
        <w:t>return</w:t>
      </w:r>
      <w:r w:rsidR="00255D5A" w:rsidRPr="00255D5A">
        <w:rPr>
          <w:rFonts w:asciiTheme="minorHAnsi" w:hAnsiTheme="minorHAnsi" w:cstheme="minorHAnsi"/>
          <w:sz w:val="24"/>
          <w:szCs w:val="24"/>
        </w:rPr>
        <w:t xml:space="preserve"> to the other </w:t>
      </w:r>
      <w:r w:rsidR="006D738F">
        <w:rPr>
          <w:rFonts w:asciiTheme="minorHAnsi" w:hAnsiTheme="minorHAnsi" w:cstheme="minorHAnsi"/>
          <w:sz w:val="24"/>
          <w:szCs w:val="24"/>
        </w:rPr>
        <w:t xml:space="preserve">(or upon </w:t>
      </w:r>
      <w:r w:rsidR="00FA68EC">
        <w:rPr>
          <w:rFonts w:asciiTheme="minorHAnsi" w:hAnsiTheme="minorHAnsi" w:cstheme="minorHAnsi"/>
          <w:sz w:val="24"/>
          <w:szCs w:val="24"/>
        </w:rPr>
        <w:t>consent</w:t>
      </w:r>
      <w:r w:rsidR="006D738F">
        <w:rPr>
          <w:rFonts w:asciiTheme="minorHAnsi" w:hAnsiTheme="minorHAnsi" w:cstheme="minorHAnsi"/>
          <w:sz w:val="24"/>
          <w:szCs w:val="24"/>
        </w:rPr>
        <w:t>, destr</w:t>
      </w:r>
      <w:r w:rsidR="00FA68EC">
        <w:rPr>
          <w:rFonts w:asciiTheme="minorHAnsi" w:hAnsiTheme="minorHAnsi" w:cstheme="minorHAnsi"/>
          <w:sz w:val="24"/>
          <w:szCs w:val="24"/>
        </w:rPr>
        <w:t>o</w:t>
      </w:r>
      <w:r w:rsidR="006D738F">
        <w:rPr>
          <w:rFonts w:asciiTheme="minorHAnsi" w:hAnsiTheme="minorHAnsi" w:cstheme="minorHAnsi"/>
          <w:sz w:val="24"/>
          <w:szCs w:val="24"/>
        </w:rPr>
        <w:t xml:space="preserve">y) </w:t>
      </w:r>
      <w:r w:rsidR="00255D5A" w:rsidRPr="00255D5A">
        <w:rPr>
          <w:rFonts w:asciiTheme="minorHAnsi" w:hAnsiTheme="minorHAnsi" w:cstheme="minorHAnsi"/>
          <w:sz w:val="24"/>
          <w:szCs w:val="24"/>
        </w:rPr>
        <w:t xml:space="preserve">all documents, papers and other matter in its possession which embody </w:t>
      </w:r>
      <w:r>
        <w:rPr>
          <w:rFonts w:asciiTheme="minorHAnsi" w:hAnsiTheme="minorHAnsi" w:cstheme="minorHAnsi"/>
          <w:sz w:val="24"/>
          <w:szCs w:val="24"/>
        </w:rPr>
        <w:t xml:space="preserve">the other’s </w:t>
      </w:r>
      <w:r w:rsidR="00255D5A" w:rsidRPr="00255D5A">
        <w:rPr>
          <w:rFonts w:asciiTheme="minorHAnsi" w:hAnsiTheme="minorHAnsi" w:cstheme="minorHAnsi"/>
          <w:sz w:val="24"/>
          <w:szCs w:val="24"/>
        </w:rPr>
        <w:t>Confidential Information.</w:t>
      </w:r>
      <w:r w:rsidR="00C95008">
        <w:rPr>
          <w:rFonts w:asciiTheme="minorHAnsi" w:hAnsiTheme="minorHAnsi" w:cstheme="minorHAnsi"/>
          <w:sz w:val="24"/>
          <w:szCs w:val="24"/>
        </w:rPr>
        <w:t xml:space="preserve"> </w:t>
      </w:r>
    </w:p>
    <w:p w14:paraId="40D57783" w14:textId="70E3D317" w:rsidR="009579FC" w:rsidRPr="00255D5A" w:rsidRDefault="009579FC" w:rsidP="009579FC">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 xml:space="preserve">Agency’s obligations under this Section </w:t>
      </w:r>
      <w:r w:rsidR="003E67D9">
        <w:rPr>
          <w:rFonts w:asciiTheme="minorHAnsi" w:hAnsiTheme="minorHAnsi" w:cstheme="minorHAnsi"/>
          <w:sz w:val="24"/>
          <w:szCs w:val="24"/>
        </w:rPr>
        <w:t>9</w:t>
      </w:r>
      <w:r>
        <w:rPr>
          <w:rFonts w:asciiTheme="minorHAnsi" w:hAnsiTheme="minorHAnsi" w:cstheme="minorHAnsi"/>
          <w:sz w:val="24"/>
          <w:szCs w:val="24"/>
        </w:rPr>
        <w:t xml:space="preserve"> are</w:t>
      </w:r>
      <w:r w:rsidRPr="00255D5A">
        <w:rPr>
          <w:rFonts w:asciiTheme="minorHAnsi" w:hAnsiTheme="minorHAnsi" w:cstheme="minorHAnsi"/>
          <w:sz w:val="24"/>
          <w:szCs w:val="24"/>
        </w:rPr>
        <w:t xml:space="preserve"> subject to the Oregon Public Records Laws, ORS 192.311 through ORS 192.478.</w:t>
      </w:r>
    </w:p>
    <w:p w14:paraId="4F695206" w14:textId="5B82F17D" w:rsidR="00255D5A" w:rsidRPr="00255D5A" w:rsidRDefault="00255D5A" w:rsidP="00A4012E">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In the performance of the Contract C</w:t>
      </w:r>
      <w:r>
        <w:rPr>
          <w:rFonts w:asciiTheme="minorHAnsi" w:hAnsiTheme="minorHAnsi" w:cstheme="minorHAnsi"/>
          <w:sz w:val="24"/>
          <w:szCs w:val="24"/>
        </w:rPr>
        <w:t>ontractor</w:t>
      </w:r>
      <w:r w:rsidRPr="00255D5A">
        <w:rPr>
          <w:rFonts w:asciiTheme="minorHAnsi" w:hAnsiTheme="minorHAnsi" w:cstheme="minorHAnsi"/>
          <w:sz w:val="24"/>
          <w:szCs w:val="24"/>
        </w:rPr>
        <w:t xml:space="preserve"> may have possession or access to documents, records or items that contain </w:t>
      </w:r>
      <w:r w:rsidR="00003AC4">
        <w:rPr>
          <w:rFonts w:asciiTheme="minorHAnsi" w:hAnsiTheme="minorHAnsi" w:cstheme="minorHAnsi"/>
          <w:sz w:val="24"/>
          <w:szCs w:val="24"/>
        </w:rPr>
        <w:t xml:space="preserve">the </w:t>
      </w:r>
      <w:r w:rsidRPr="00255D5A">
        <w:rPr>
          <w:rFonts w:asciiTheme="minorHAnsi" w:hAnsiTheme="minorHAnsi" w:cstheme="minorHAnsi"/>
          <w:sz w:val="24"/>
          <w:szCs w:val="24"/>
        </w:rPr>
        <w:t>“Personal Information</w:t>
      </w:r>
      <w:r w:rsidR="0027773D">
        <w:rPr>
          <w:rFonts w:asciiTheme="minorHAnsi" w:hAnsiTheme="minorHAnsi" w:cstheme="minorHAnsi"/>
          <w:sz w:val="24"/>
          <w:szCs w:val="24"/>
        </w:rPr>
        <w:t>,</w:t>
      </w:r>
      <w:r w:rsidRPr="00255D5A">
        <w:rPr>
          <w:rFonts w:asciiTheme="minorHAnsi" w:hAnsiTheme="minorHAnsi" w:cstheme="minorHAnsi"/>
          <w:sz w:val="24"/>
          <w:szCs w:val="24"/>
        </w:rPr>
        <w:t>” as that term is used in ORS 646A.602(1</w:t>
      </w:r>
      <w:r>
        <w:rPr>
          <w:rFonts w:asciiTheme="minorHAnsi" w:hAnsiTheme="minorHAnsi" w:cstheme="minorHAnsi"/>
          <w:sz w:val="24"/>
          <w:szCs w:val="24"/>
        </w:rPr>
        <w:t>2</w:t>
      </w:r>
      <w:r w:rsidRPr="00255D5A">
        <w:rPr>
          <w:rFonts w:asciiTheme="minorHAnsi" w:hAnsiTheme="minorHAnsi" w:cstheme="minorHAnsi"/>
          <w:sz w:val="24"/>
          <w:szCs w:val="24"/>
        </w:rPr>
        <w:t>)</w:t>
      </w:r>
      <w:r w:rsidR="0027773D">
        <w:rPr>
          <w:rFonts w:asciiTheme="minorHAnsi" w:hAnsiTheme="minorHAnsi" w:cstheme="minorHAnsi"/>
          <w:sz w:val="24"/>
          <w:szCs w:val="24"/>
        </w:rPr>
        <w:t>,</w:t>
      </w:r>
      <w:r w:rsidR="003F0BD4">
        <w:rPr>
          <w:rFonts w:asciiTheme="minorHAnsi" w:hAnsiTheme="minorHAnsi" w:cstheme="minorHAnsi"/>
          <w:sz w:val="24"/>
          <w:szCs w:val="24"/>
        </w:rPr>
        <w:t xml:space="preserve"> o</w:t>
      </w:r>
      <w:r w:rsidR="00003AC4">
        <w:rPr>
          <w:rFonts w:asciiTheme="minorHAnsi" w:hAnsiTheme="minorHAnsi" w:cstheme="minorHAnsi"/>
          <w:sz w:val="24"/>
          <w:szCs w:val="24"/>
        </w:rPr>
        <w:t>f</w:t>
      </w:r>
      <w:r w:rsidR="003F0BD4">
        <w:rPr>
          <w:rFonts w:asciiTheme="minorHAnsi" w:hAnsiTheme="minorHAnsi" w:cstheme="minorHAnsi"/>
          <w:sz w:val="24"/>
          <w:szCs w:val="24"/>
        </w:rPr>
        <w:t xml:space="preserve"> Agency </w:t>
      </w:r>
      <w:r w:rsidR="00B9223A">
        <w:rPr>
          <w:rFonts w:asciiTheme="minorHAnsi" w:hAnsiTheme="minorHAnsi" w:cstheme="minorHAnsi"/>
          <w:sz w:val="24"/>
          <w:szCs w:val="24"/>
        </w:rPr>
        <w:t xml:space="preserve">staff or </w:t>
      </w:r>
      <w:r w:rsidR="003F0BD4">
        <w:rPr>
          <w:rFonts w:asciiTheme="minorHAnsi" w:hAnsiTheme="minorHAnsi" w:cstheme="minorHAnsi"/>
          <w:sz w:val="24"/>
          <w:szCs w:val="24"/>
        </w:rPr>
        <w:t>representatives</w:t>
      </w:r>
      <w:r w:rsidR="00B9223A">
        <w:rPr>
          <w:rFonts w:asciiTheme="minorHAnsi" w:hAnsiTheme="minorHAnsi" w:cstheme="minorHAnsi"/>
          <w:sz w:val="24"/>
          <w:szCs w:val="24"/>
        </w:rPr>
        <w:t xml:space="preserve"> </w:t>
      </w:r>
      <w:r w:rsidR="003F0BD4">
        <w:rPr>
          <w:rFonts w:asciiTheme="minorHAnsi" w:hAnsiTheme="minorHAnsi" w:cstheme="minorHAnsi"/>
          <w:sz w:val="24"/>
          <w:szCs w:val="24"/>
        </w:rPr>
        <w:t xml:space="preserve">or </w:t>
      </w:r>
      <w:r w:rsidR="0027773D">
        <w:rPr>
          <w:rFonts w:asciiTheme="minorHAnsi" w:hAnsiTheme="minorHAnsi" w:cstheme="minorHAnsi"/>
          <w:sz w:val="24"/>
          <w:szCs w:val="24"/>
        </w:rPr>
        <w:t>Agency clientele</w:t>
      </w:r>
      <w:r w:rsidRPr="00255D5A">
        <w:rPr>
          <w:rFonts w:asciiTheme="minorHAnsi" w:hAnsiTheme="minorHAnsi" w:cstheme="minorHAnsi"/>
          <w:sz w:val="24"/>
          <w:szCs w:val="24"/>
        </w:rPr>
        <w:t xml:space="preserve">. </w:t>
      </w:r>
      <w:r w:rsidR="000F1D79">
        <w:rPr>
          <w:rFonts w:asciiTheme="minorHAnsi" w:hAnsiTheme="minorHAnsi" w:cstheme="minorHAnsi"/>
          <w:sz w:val="24"/>
          <w:szCs w:val="24"/>
        </w:rPr>
        <w:t xml:space="preserve">This </w:t>
      </w:r>
      <w:r w:rsidRPr="00255D5A">
        <w:rPr>
          <w:rFonts w:asciiTheme="minorHAnsi" w:hAnsiTheme="minorHAnsi" w:cstheme="minorHAnsi"/>
          <w:sz w:val="24"/>
          <w:szCs w:val="24"/>
        </w:rPr>
        <w:t xml:space="preserve">Personal Information is a type of </w:t>
      </w:r>
      <w:r w:rsidR="000F1D79">
        <w:rPr>
          <w:rFonts w:asciiTheme="minorHAnsi" w:hAnsiTheme="minorHAnsi" w:cstheme="minorHAnsi"/>
          <w:sz w:val="24"/>
          <w:szCs w:val="24"/>
        </w:rPr>
        <w:t xml:space="preserve">Agency </w:t>
      </w:r>
      <w:r w:rsidRPr="00255D5A">
        <w:rPr>
          <w:rFonts w:asciiTheme="minorHAnsi" w:hAnsiTheme="minorHAnsi" w:cstheme="minorHAnsi"/>
          <w:sz w:val="24"/>
          <w:szCs w:val="24"/>
        </w:rPr>
        <w:t>Confidential Information. Con</w:t>
      </w:r>
      <w:r>
        <w:rPr>
          <w:rFonts w:asciiTheme="minorHAnsi" w:hAnsiTheme="minorHAnsi" w:cstheme="minorHAnsi"/>
          <w:sz w:val="24"/>
          <w:szCs w:val="24"/>
        </w:rPr>
        <w:t>tractor</w:t>
      </w:r>
      <w:r w:rsidRPr="00255D5A">
        <w:rPr>
          <w:rFonts w:asciiTheme="minorHAnsi" w:hAnsiTheme="minorHAnsi" w:cstheme="minorHAnsi"/>
          <w:sz w:val="24"/>
          <w:szCs w:val="24"/>
        </w:rPr>
        <w:t xml:space="preserve"> shall have </w:t>
      </w:r>
      <w:r w:rsidR="00D7620B">
        <w:rPr>
          <w:rFonts w:asciiTheme="minorHAnsi" w:hAnsiTheme="minorHAnsi" w:cstheme="minorHAnsi"/>
          <w:sz w:val="24"/>
          <w:szCs w:val="24"/>
        </w:rPr>
        <w:t>an</w:t>
      </w:r>
      <w:r w:rsidRPr="00255D5A">
        <w:rPr>
          <w:rFonts w:asciiTheme="minorHAnsi" w:hAnsiTheme="minorHAnsi" w:cstheme="minorHAnsi"/>
          <w:sz w:val="24"/>
          <w:szCs w:val="24"/>
        </w:rPr>
        <w:t xml:space="preserve"> information security program that </w:t>
      </w:r>
      <w:r w:rsidR="000A3E28">
        <w:rPr>
          <w:rFonts w:asciiTheme="minorHAnsi" w:hAnsiTheme="minorHAnsi" w:cstheme="minorHAnsi"/>
          <w:sz w:val="24"/>
          <w:szCs w:val="24"/>
        </w:rPr>
        <w:t xml:space="preserve">includes </w:t>
      </w:r>
      <w:r w:rsidRPr="00255D5A">
        <w:rPr>
          <w:rFonts w:asciiTheme="minorHAnsi" w:hAnsiTheme="minorHAnsi" w:cstheme="minorHAnsi"/>
          <w:sz w:val="24"/>
          <w:szCs w:val="24"/>
        </w:rPr>
        <w:t xml:space="preserve">safeguards to protect </w:t>
      </w:r>
      <w:r w:rsidR="00B40FD3">
        <w:rPr>
          <w:rFonts w:asciiTheme="minorHAnsi" w:hAnsiTheme="minorHAnsi" w:cstheme="minorHAnsi"/>
          <w:sz w:val="24"/>
          <w:szCs w:val="24"/>
        </w:rPr>
        <w:t xml:space="preserve">the </w:t>
      </w:r>
      <w:r w:rsidR="00B65966">
        <w:rPr>
          <w:rFonts w:asciiTheme="minorHAnsi" w:hAnsiTheme="minorHAnsi" w:cstheme="minorHAnsi"/>
          <w:sz w:val="24"/>
          <w:szCs w:val="24"/>
        </w:rPr>
        <w:t xml:space="preserve">security, confidentiality, and integrity of </w:t>
      </w:r>
      <w:r w:rsidRPr="00255D5A">
        <w:rPr>
          <w:rFonts w:asciiTheme="minorHAnsi" w:hAnsiTheme="minorHAnsi" w:cstheme="minorHAnsi"/>
          <w:sz w:val="24"/>
          <w:szCs w:val="24"/>
        </w:rPr>
        <w:t>Personal Information</w:t>
      </w:r>
      <w:r w:rsidR="00283457" w:rsidRPr="00255D5A">
        <w:rPr>
          <w:rFonts w:asciiTheme="minorHAnsi" w:hAnsiTheme="minorHAnsi" w:cstheme="minorHAnsi"/>
          <w:sz w:val="24"/>
          <w:szCs w:val="24"/>
        </w:rPr>
        <w:t xml:space="preserve">, </w:t>
      </w:r>
      <w:r w:rsidRPr="00255D5A">
        <w:rPr>
          <w:rFonts w:asciiTheme="minorHAnsi" w:hAnsiTheme="minorHAnsi" w:cstheme="minorHAnsi"/>
          <w:sz w:val="24"/>
          <w:szCs w:val="24"/>
        </w:rPr>
        <w:t xml:space="preserve">as required by the Oregon Consumer </w:t>
      </w:r>
      <w:r w:rsidR="002133DF">
        <w:rPr>
          <w:rFonts w:asciiTheme="minorHAnsi" w:hAnsiTheme="minorHAnsi" w:cstheme="minorHAnsi"/>
          <w:sz w:val="24"/>
          <w:szCs w:val="24"/>
        </w:rPr>
        <w:t>Information</w:t>
      </w:r>
      <w:r w:rsidRPr="00255D5A">
        <w:rPr>
          <w:rFonts w:asciiTheme="minorHAnsi" w:hAnsiTheme="minorHAnsi" w:cstheme="minorHAnsi"/>
          <w:sz w:val="24"/>
          <w:szCs w:val="24"/>
        </w:rPr>
        <w:t xml:space="preserve"> Protection Act</w:t>
      </w:r>
      <w:r w:rsidR="004A277B">
        <w:rPr>
          <w:rFonts w:asciiTheme="minorHAnsi" w:hAnsiTheme="minorHAnsi" w:cstheme="minorHAnsi"/>
          <w:sz w:val="24"/>
          <w:szCs w:val="24"/>
        </w:rPr>
        <w:t xml:space="preserve"> (OCIPA)</w:t>
      </w:r>
      <w:r w:rsidR="00BB6C33">
        <w:rPr>
          <w:rFonts w:asciiTheme="minorHAnsi" w:hAnsiTheme="minorHAnsi" w:cstheme="minorHAnsi"/>
          <w:sz w:val="24"/>
          <w:szCs w:val="24"/>
        </w:rPr>
        <w:t xml:space="preserve"> in </w:t>
      </w:r>
      <w:r w:rsidRPr="00255D5A">
        <w:rPr>
          <w:rFonts w:asciiTheme="minorHAnsi" w:hAnsiTheme="minorHAnsi" w:cstheme="minorHAnsi"/>
          <w:sz w:val="24"/>
          <w:szCs w:val="24"/>
        </w:rPr>
        <w:t>ORS 646A.</w:t>
      </w:r>
      <w:r w:rsidR="00501681">
        <w:rPr>
          <w:rFonts w:asciiTheme="minorHAnsi" w:hAnsiTheme="minorHAnsi" w:cstheme="minorHAnsi"/>
          <w:sz w:val="24"/>
          <w:szCs w:val="24"/>
        </w:rPr>
        <w:t>622</w:t>
      </w:r>
      <w:r w:rsidR="00554B27">
        <w:rPr>
          <w:rFonts w:asciiTheme="minorHAnsi" w:hAnsiTheme="minorHAnsi" w:cstheme="minorHAnsi"/>
          <w:sz w:val="24"/>
          <w:szCs w:val="24"/>
        </w:rPr>
        <w:t>, prior to receipt of any Personal Information</w:t>
      </w:r>
      <w:r w:rsidR="00AA26A8">
        <w:rPr>
          <w:rFonts w:asciiTheme="minorHAnsi" w:hAnsiTheme="minorHAnsi" w:cstheme="minorHAnsi"/>
          <w:sz w:val="24"/>
          <w:szCs w:val="24"/>
        </w:rPr>
        <w:t xml:space="preserve"> under this Contract</w:t>
      </w:r>
      <w:r w:rsidRPr="00255D5A">
        <w:rPr>
          <w:rFonts w:asciiTheme="minorHAnsi" w:hAnsiTheme="minorHAnsi" w:cstheme="minorHAnsi"/>
          <w:sz w:val="24"/>
          <w:szCs w:val="24"/>
        </w:rPr>
        <w:t>.</w:t>
      </w:r>
      <w:r w:rsidR="00C95008">
        <w:rPr>
          <w:rFonts w:asciiTheme="minorHAnsi" w:hAnsiTheme="minorHAnsi" w:cstheme="minorHAnsi"/>
          <w:sz w:val="24"/>
          <w:szCs w:val="24"/>
        </w:rPr>
        <w:t xml:space="preserve"> </w:t>
      </w:r>
    </w:p>
    <w:p w14:paraId="421E1B1E" w14:textId="4D9606D9" w:rsidR="00255D5A" w:rsidRPr="00255D5A" w:rsidRDefault="00255D5A" w:rsidP="00A4012E">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Con</w:t>
      </w:r>
      <w:r>
        <w:rPr>
          <w:rFonts w:asciiTheme="minorHAnsi" w:hAnsiTheme="minorHAnsi" w:cstheme="minorHAnsi"/>
          <w:sz w:val="24"/>
          <w:szCs w:val="24"/>
        </w:rPr>
        <w:t>tractor</w:t>
      </w:r>
      <w:r w:rsidRPr="00255D5A">
        <w:rPr>
          <w:rFonts w:asciiTheme="minorHAnsi" w:hAnsiTheme="minorHAnsi" w:cstheme="minorHAnsi"/>
          <w:sz w:val="24"/>
          <w:szCs w:val="24"/>
        </w:rPr>
        <w:t xml:space="preserve"> shall not breach or permit breach of the security of any </w:t>
      </w:r>
      <w:r w:rsidR="00B9223A">
        <w:rPr>
          <w:rFonts w:asciiTheme="minorHAnsi" w:hAnsiTheme="minorHAnsi" w:cstheme="minorHAnsi"/>
          <w:sz w:val="24"/>
          <w:szCs w:val="24"/>
        </w:rPr>
        <w:t xml:space="preserve">Agency </w:t>
      </w:r>
      <w:r w:rsidR="00B9223A" w:rsidRPr="00255D5A">
        <w:rPr>
          <w:rFonts w:asciiTheme="minorHAnsi" w:hAnsiTheme="minorHAnsi" w:cstheme="minorHAnsi"/>
          <w:sz w:val="24"/>
          <w:szCs w:val="24"/>
        </w:rPr>
        <w:t xml:space="preserve">Confidential Information </w:t>
      </w:r>
      <w:r w:rsidR="00B9223A">
        <w:rPr>
          <w:rFonts w:asciiTheme="minorHAnsi" w:hAnsiTheme="minorHAnsi" w:cstheme="minorHAnsi"/>
          <w:sz w:val="24"/>
          <w:szCs w:val="24"/>
        </w:rPr>
        <w:t xml:space="preserve">that is </w:t>
      </w:r>
      <w:r w:rsidRPr="00255D5A">
        <w:rPr>
          <w:rFonts w:asciiTheme="minorHAnsi" w:hAnsiTheme="minorHAnsi" w:cstheme="minorHAnsi"/>
          <w:sz w:val="24"/>
          <w:szCs w:val="24"/>
        </w:rPr>
        <w:t xml:space="preserve">Personal Information </w:t>
      </w:r>
      <w:r w:rsidR="008916EB">
        <w:rPr>
          <w:rFonts w:asciiTheme="minorHAnsi" w:hAnsiTheme="minorHAnsi" w:cstheme="minorHAnsi"/>
          <w:sz w:val="24"/>
          <w:szCs w:val="24"/>
        </w:rPr>
        <w:t xml:space="preserve">in </w:t>
      </w:r>
      <w:r w:rsidRPr="00255D5A">
        <w:rPr>
          <w:rFonts w:asciiTheme="minorHAnsi" w:hAnsiTheme="minorHAnsi" w:cstheme="minorHAnsi"/>
          <w:sz w:val="24"/>
          <w:szCs w:val="24"/>
        </w:rPr>
        <w:t>Con</w:t>
      </w:r>
      <w:r>
        <w:rPr>
          <w:rFonts w:asciiTheme="minorHAnsi" w:hAnsiTheme="minorHAnsi" w:cstheme="minorHAnsi"/>
          <w:sz w:val="24"/>
          <w:szCs w:val="24"/>
        </w:rPr>
        <w:t>tractor</w:t>
      </w:r>
      <w:r w:rsidR="008916EB">
        <w:rPr>
          <w:rFonts w:asciiTheme="minorHAnsi" w:hAnsiTheme="minorHAnsi" w:cstheme="minorHAnsi"/>
          <w:sz w:val="24"/>
          <w:szCs w:val="24"/>
        </w:rPr>
        <w:t xml:space="preserve">’s </w:t>
      </w:r>
      <w:r w:rsidRPr="00255D5A">
        <w:rPr>
          <w:rFonts w:asciiTheme="minorHAnsi" w:hAnsiTheme="minorHAnsi" w:cstheme="minorHAnsi"/>
          <w:sz w:val="24"/>
          <w:szCs w:val="24"/>
        </w:rPr>
        <w:t xml:space="preserve">possession or control. </w:t>
      </w:r>
      <w:r w:rsidR="009C2952">
        <w:rPr>
          <w:rFonts w:asciiTheme="minorHAnsi" w:hAnsiTheme="minorHAnsi" w:cstheme="minorHAnsi"/>
          <w:sz w:val="24"/>
          <w:szCs w:val="24"/>
        </w:rPr>
        <w:t xml:space="preserve">Without limiting the applicability of Section 10.2, </w:t>
      </w:r>
      <w:r w:rsidRPr="00255D5A">
        <w:rPr>
          <w:rFonts w:asciiTheme="minorHAnsi" w:hAnsiTheme="minorHAnsi" w:cstheme="minorHAnsi"/>
          <w:sz w:val="24"/>
          <w:szCs w:val="24"/>
        </w:rPr>
        <w:t>Con</w:t>
      </w:r>
      <w:r>
        <w:rPr>
          <w:rFonts w:asciiTheme="minorHAnsi" w:hAnsiTheme="minorHAnsi" w:cstheme="minorHAnsi"/>
          <w:sz w:val="24"/>
          <w:szCs w:val="24"/>
        </w:rPr>
        <w:t>tractor</w:t>
      </w:r>
      <w:r w:rsidRPr="00255D5A">
        <w:rPr>
          <w:rFonts w:asciiTheme="minorHAnsi" w:hAnsiTheme="minorHAnsi" w:cstheme="minorHAnsi"/>
          <w:sz w:val="24"/>
          <w:szCs w:val="24"/>
        </w:rPr>
        <w:t xml:space="preserve"> shall not disclose, or otherwise permit access of any nature</w:t>
      </w:r>
      <w:r w:rsidR="00537F49">
        <w:rPr>
          <w:rFonts w:asciiTheme="minorHAnsi" w:hAnsiTheme="minorHAnsi" w:cstheme="minorHAnsi"/>
          <w:sz w:val="24"/>
          <w:szCs w:val="24"/>
        </w:rPr>
        <w:t xml:space="preserve"> to</w:t>
      </w:r>
      <w:r w:rsidR="009E4130">
        <w:rPr>
          <w:rFonts w:asciiTheme="minorHAnsi" w:hAnsiTheme="minorHAnsi" w:cstheme="minorHAnsi"/>
          <w:sz w:val="24"/>
          <w:szCs w:val="24"/>
        </w:rPr>
        <w:t>,</w:t>
      </w:r>
      <w:r w:rsidRPr="00255D5A">
        <w:rPr>
          <w:rFonts w:asciiTheme="minorHAnsi" w:hAnsiTheme="minorHAnsi" w:cstheme="minorHAnsi"/>
          <w:sz w:val="24"/>
          <w:szCs w:val="24"/>
        </w:rPr>
        <w:t xml:space="preserve"> such Personal Information </w:t>
      </w:r>
      <w:r w:rsidR="009E4130">
        <w:rPr>
          <w:rFonts w:asciiTheme="minorHAnsi" w:hAnsiTheme="minorHAnsi" w:cstheme="minorHAnsi"/>
          <w:sz w:val="24"/>
          <w:szCs w:val="24"/>
        </w:rPr>
        <w:t>except</w:t>
      </w:r>
      <w:r w:rsidRPr="00255D5A">
        <w:rPr>
          <w:rFonts w:asciiTheme="minorHAnsi" w:hAnsiTheme="minorHAnsi" w:cstheme="minorHAnsi"/>
          <w:sz w:val="24"/>
          <w:szCs w:val="24"/>
        </w:rPr>
        <w:t xml:space="preserve"> </w:t>
      </w:r>
      <w:r w:rsidR="00EA0A2B">
        <w:rPr>
          <w:rFonts w:asciiTheme="minorHAnsi" w:hAnsiTheme="minorHAnsi" w:cstheme="minorHAnsi"/>
          <w:sz w:val="24"/>
          <w:szCs w:val="24"/>
        </w:rPr>
        <w:t xml:space="preserve">as </w:t>
      </w:r>
      <w:r w:rsidRPr="00255D5A">
        <w:rPr>
          <w:rFonts w:asciiTheme="minorHAnsi" w:hAnsiTheme="minorHAnsi" w:cstheme="minorHAnsi"/>
          <w:sz w:val="24"/>
          <w:szCs w:val="24"/>
        </w:rPr>
        <w:t>expressly permitted by Agency, required by applicable law, or required by order of a tribunal having competent jurisdiction.</w:t>
      </w:r>
    </w:p>
    <w:p w14:paraId="753D42CA" w14:textId="5165F25E" w:rsidR="00FC31C9" w:rsidRPr="00BF170A" w:rsidRDefault="00255D5A" w:rsidP="003D033B">
      <w:pPr>
        <w:pStyle w:val="Outline"/>
        <w:numPr>
          <w:ilvl w:val="1"/>
          <w:numId w:val="5"/>
        </w:numPr>
        <w:ind w:left="0" w:firstLine="0"/>
        <w:rPr>
          <w:szCs w:val="24"/>
        </w:rPr>
      </w:pPr>
      <w:r w:rsidRPr="00255D5A">
        <w:rPr>
          <w:rFonts w:asciiTheme="minorHAnsi" w:hAnsiTheme="minorHAnsi" w:cstheme="minorHAnsi"/>
          <w:sz w:val="24"/>
          <w:szCs w:val="24"/>
        </w:rPr>
        <w:t>Con</w:t>
      </w:r>
      <w:r>
        <w:rPr>
          <w:rFonts w:asciiTheme="minorHAnsi" w:hAnsiTheme="minorHAnsi" w:cstheme="minorHAnsi"/>
          <w:sz w:val="24"/>
          <w:szCs w:val="24"/>
        </w:rPr>
        <w:t xml:space="preserve">tractor </w:t>
      </w:r>
      <w:r w:rsidRPr="00255D5A">
        <w:rPr>
          <w:rFonts w:asciiTheme="minorHAnsi" w:hAnsiTheme="minorHAnsi" w:cstheme="minorHAnsi"/>
          <w:sz w:val="24"/>
          <w:szCs w:val="24"/>
        </w:rPr>
        <w:t>shall</w:t>
      </w:r>
      <w:r w:rsidR="00966795">
        <w:rPr>
          <w:rFonts w:asciiTheme="minorHAnsi" w:hAnsiTheme="minorHAnsi" w:cstheme="minorHAnsi"/>
          <w:sz w:val="24"/>
          <w:szCs w:val="24"/>
        </w:rPr>
        <w:t xml:space="preserve"> </w:t>
      </w:r>
      <w:r w:rsidR="005931A5">
        <w:rPr>
          <w:rFonts w:asciiTheme="minorHAnsi" w:hAnsiTheme="minorHAnsi" w:cstheme="minorHAnsi"/>
          <w:sz w:val="24"/>
          <w:szCs w:val="24"/>
        </w:rPr>
        <w:t xml:space="preserve">promptly </w:t>
      </w:r>
      <w:r w:rsidRPr="00255D5A">
        <w:rPr>
          <w:rFonts w:asciiTheme="minorHAnsi" w:hAnsiTheme="minorHAnsi" w:cstheme="minorHAnsi"/>
          <w:sz w:val="24"/>
          <w:szCs w:val="24"/>
        </w:rPr>
        <w:t xml:space="preserve">report </w:t>
      </w:r>
      <w:r w:rsidR="005931A5">
        <w:rPr>
          <w:rFonts w:asciiTheme="minorHAnsi" w:hAnsiTheme="minorHAnsi" w:cstheme="minorHAnsi"/>
          <w:sz w:val="24"/>
          <w:szCs w:val="24"/>
        </w:rPr>
        <w:t xml:space="preserve">any breach of security </w:t>
      </w:r>
      <w:r w:rsidRPr="00255D5A">
        <w:rPr>
          <w:rFonts w:asciiTheme="minorHAnsi" w:hAnsiTheme="minorHAnsi" w:cstheme="minorHAnsi"/>
          <w:sz w:val="24"/>
          <w:szCs w:val="24"/>
        </w:rPr>
        <w:t xml:space="preserve">to Agency, </w:t>
      </w:r>
      <w:r w:rsidR="00BF7538">
        <w:rPr>
          <w:rFonts w:asciiTheme="minorHAnsi" w:hAnsiTheme="minorHAnsi" w:cstheme="minorHAnsi"/>
          <w:sz w:val="24"/>
          <w:szCs w:val="24"/>
        </w:rPr>
        <w:t xml:space="preserve">and in </w:t>
      </w:r>
      <w:r w:rsidR="00966795">
        <w:rPr>
          <w:rFonts w:asciiTheme="minorHAnsi" w:hAnsiTheme="minorHAnsi" w:cstheme="minorHAnsi"/>
          <w:sz w:val="24"/>
          <w:szCs w:val="24"/>
        </w:rPr>
        <w:t>all cases</w:t>
      </w:r>
      <w:r w:rsidR="00174D5A">
        <w:rPr>
          <w:rFonts w:asciiTheme="minorHAnsi" w:hAnsiTheme="minorHAnsi" w:cstheme="minorHAnsi"/>
          <w:sz w:val="24"/>
          <w:szCs w:val="24"/>
        </w:rPr>
        <w:t xml:space="preserve"> meet its </w:t>
      </w:r>
      <w:r w:rsidR="00A0327D">
        <w:rPr>
          <w:rFonts w:asciiTheme="minorHAnsi" w:hAnsiTheme="minorHAnsi" w:cstheme="minorHAnsi"/>
          <w:sz w:val="24"/>
          <w:szCs w:val="24"/>
        </w:rPr>
        <w:t xml:space="preserve">related </w:t>
      </w:r>
      <w:r w:rsidR="003152F2">
        <w:rPr>
          <w:rFonts w:asciiTheme="minorHAnsi" w:hAnsiTheme="minorHAnsi" w:cstheme="minorHAnsi"/>
          <w:sz w:val="24"/>
          <w:szCs w:val="24"/>
        </w:rPr>
        <w:t xml:space="preserve">obligations under </w:t>
      </w:r>
      <w:r w:rsidR="00FD615C">
        <w:rPr>
          <w:rFonts w:asciiTheme="minorHAnsi" w:hAnsiTheme="minorHAnsi" w:cstheme="minorHAnsi"/>
          <w:sz w:val="24"/>
          <w:szCs w:val="24"/>
        </w:rPr>
        <w:t>OCIPA</w:t>
      </w:r>
      <w:r w:rsidR="005931A5">
        <w:rPr>
          <w:rFonts w:asciiTheme="minorHAnsi" w:hAnsiTheme="minorHAnsi" w:cstheme="minorHAnsi"/>
          <w:sz w:val="24"/>
          <w:szCs w:val="24"/>
        </w:rPr>
        <w:t xml:space="preserve">. </w:t>
      </w:r>
      <w:r w:rsidR="00FC31C9" w:rsidRPr="00BF170A">
        <w:rPr>
          <w:rStyle w:val="DeltaViewFormatChange"/>
          <w:rFonts w:cstheme="minorHAnsi"/>
          <w:color w:val="000000" w:themeColor="text1"/>
          <w:sz w:val="24"/>
          <w:szCs w:val="24"/>
        </w:rPr>
        <w:t xml:space="preserve">If </w:t>
      </w:r>
      <w:r w:rsidR="00FC31C9">
        <w:rPr>
          <w:rStyle w:val="DeltaViewFormatChange"/>
          <w:rFonts w:cstheme="minorHAnsi"/>
          <w:color w:val="000000" w:themeColor="text1"/>
          <w:sz w:val="24"/>
          <w:szCs w:val="24"/>
        </w:rPr>
        <w:t>Agency</w:t>
      </w:r>
      <w:r w:rsidR="00FC31C9" w:rsidRPr="00BF170A">
        <w:rPr>
          <w:rStyle w:val="DeltaViewFormatChange"/>
          <w:rFonts w:cstheme="minorHAnsi"/>
          <w:color w:val="000000" w:themeColor="text1"/>
          <w:sz w:val="24"/>
          <w:szCs w:val="24"/>
        </w:rPr>
        <w:t xml:space="preserve"> determines that a breach requires notification of impacted individuals, or other notification required by law, </w:t>
      </w:r>
      <w:r w:rsidR="00FC31C9">
        <w:rPr>
          <w:rStyle w:val="DeltaViewFormatChange"/>
          <w:rFonts w:cstheme="minorHAnsi"/>
          <w:color w:val="000000" w:themeColor="text1"/>
          <w:sz w:val="24"/>
          <w:szCs w:val="24"/>
        </w:rPr>
        <w:t xml:space="preserve">it </w:t>
      </w:r>
      <w:r w:rsidR="00FC31C9" w:rsidRPr="00BF170A">
        <w:rPr>
          <w:rStyle w:val="DeltaViewFormatChange"/>
          <w:rFonts w:cstheme="minorHAnsi"/>
          <w:color w:val="000000" w:themeColor="text1"/>
          <w:sz w:val="24"/>
          <w:szCs w:val="24"/>
        </w:rPr>
        <w:t xml:space="preserve">will have sole control over the notification content, timing, and method, subject to </w:t>
      </w:r>
      <w:r w:rsidR="00FC31C9">
        <w:rPr>
          <w:rStyle w:val="DeltaViewFormatChange"/>
          <w:rFonts w:cstheme="minorHAnsi"/>
          <w:color w:val="000000" w:themeColor="text1"/>
          <w:sz w:val="24"/>
          <w:szCs w:val="24"/>
        </w:rPr>
        <w:t>Contracto</w:t>
      </w:r>
      <w:r w:rsidR="00FC31C9" w:rsidRPr="00BF170A">
        <w:rPr>
          <w:rStyle w:val="DeltaViewFormatChange"/>
          <w:rFonts w:cstheme="minorHAnsi"/>
          <w:color w:val="000000" w:themeColor="text1"/>
          <w:sz w:val="24"/>
          <w:szCs w:val="24"/>
        </w:rPr>
        <w:t>r’s obligations under applicable law.</w:t>
      </w:r>
    </w:p>
    <w:p w14:paraId="23A2305B" w14:textId="3551E9BC" w:rsidR="00255D5A" w:rsidRPr="00255D5A" w:rsidRDefault="00255D5A" w:rsidP="00A4012E">
      <w:pPr>
        <w:pStyle w:val="Outline"/>
        <w:numPr>
          <w:ilvl w:val="1"/>
          <w:numId w:val="5"/>
        </w:numPr>
        <w:ind w:left="0" w:firstLine="0"/>
        <w:rPr>
          <w:rFonts w:asciiTheme="minorHAnsi" w:hAnsiTheme="minorHAnsi" w:cstheme="minorHAnsi"/>
          <w:sz w:val="24"/>
          <w:szCs w:val="24"/>
        </w:rPr>
      </w:pPr>
      <w:r w:rsidRPr="00255D5A">
        <w:rPr>
          <w:rFonts w:asciiTheme="minorHAnsi" w:hAnsiTheme="minorHAnsi" w:cstheme="minorHAnsi"/>
          <w:sz w:val="24"/>
          <w:szCs w:val="24"/>
        </w:rPr>
        <w:t>Each party acknowledges that breach of this Section</w:t>
      </w:r>
      <w:r w:rsidR="004A277B">
        <w:rPr>
          <w:rFonts w:asciiTheme="minorHAnsi" w:hAnsiTheme="minorHAnsi" w:cstheme="minorHAnsi"/>
          <w:sz w:val="24"/>
          <w:szCs w:val="24"/>
        </w:rPr>
        <w:t xml:space="preserve"> </w:t>
      </w:r>
      <w:r w:rsidR="006D5FE0">
        <w:rPr>
          <w:rFonts w:asciiTheme="minorHAnsi" w:hAnsiTheme="minorHAnsi" w:cstheme="minorHAnsi"/>
          <w:sz w:val="24"/>
          <w:szCs w:val="24"/>
        </w:rPr>
        <w:t>9</w:t>
      </w:r>
      <w:r w:rsidRPr="00255D5A">
        <w:rPr>
          <w:rFonts w:asciiTheme="minorHAnsi" w:hAnsiTheme="minorHAnsi" w:cstheme="minorHAnsi"/>
          <w:sz w:val="24"/>
          <w:szCs w:val="24"/>
        </w:rPr>
        <w:t>, including disclosure of any Confidential Information will give rise to irreparable injury which is inadequately compensable in damages. Accordingly, e</w:t>
      </w:r>
      <w:r w:rsidR="00FD615C">
        <w:rPr>
          <w:rFonts w:asciiTheme="minorHAnsi" w:hAnsiTheme="minorHAnsi" w:cstheme="minorHAnsi"/>
          <w:sz w:val="24"/>
          <w:szCs w:val="24"/>
        </w:rPr>
        <w:t>ither</w:t>
      </w:r>
      <w:r w:rsidRPr="00255D5A">
        <w:rPr>
          <w:rFonts w:asciiTheme="minorHAnsi" w:hAnsiTheme="minorHAnsi" w:cstheme="minorHAnsi"/>
          <w:sz w:val="24"/>
          <w:szCs w:val="24"/>
        </w:rPr>
        <w:t xml:space="preserve"> party may seek and obtain injunctive relief against the breach or threatened breach of the foregoing undertakings, in addition to any other legal remedies that may be available. Each party acknowledges and agrees that the covenants contained </w:t>
      </w:r>
      <w:r w:rsidR="005F45F6">
        <w:rPr>
          <w:rFonts w:asciiTheme="minorHAnsi" w:hAnsiTheme="minorHAnsi" w:cstheme="minorHAnsi"/>
          <w:sz w:val="24"/>
          <w:szCs w:val="24"/>
        </w:rPr>
        <w:t>in this Section 10</w:t>
      </w:r>
      <w:r w:rsidRPr="00255D5A">
        <w:rPr>
          <w:rFonts w:asciiTheme="minorHAnsi" w:hAnsiTheme="minorHAnsi" w:cstheme="minorHAnsi"/>
          <w:sz w:val="24"/>
          <w:szCs w:val="24"/>
        </w:rPr>
        <w:t xml:space="preserve"> are necessary for the protection of the legitimate business interests of the other and are reasonable in scope and content.</w:t>
      </w:r>
    </w:p>
    <w:p w14:paraId="584D39E3" w14:textId="6BA8D2CF" w:rsidR="00E41853" w:rsidRPr="0027552C" w:rsidRDefault="00E41853" w:rsidP="00A4012E">
      <w:pPr>
        <w:pStyle w:val="ListParagraph"/>
        <w:numPr>
          <w:ilvl w:val="0"/>
          <w:numId w:val="5"/>
        </w:numPr>
        <w:tabs>
          <w:tab w:val="left" w:pos="360"/>
        </w:tabs>
        <w:ind w:left="0" w:firstLine="0"/>
        <w:contextualSpacing w:val="0"/>
        <w:rPr>
          <w:rFonts w:asciiTheme="minorHAnsi" w:hAnsiTheme="minorHAnsi" w:cstheme="minorHAnsi"/>
          <w:szCs w:val="24"/>
        </w:rPr>
      </w:pPr>
      <w:bookmarkStart w:id="24" w:name="_DV_M282"/>
      <w:bookmarkStart w:id="25" w:name="_DV_C1348"/>
      <w:bookmarkEnd w:id="23"/>
      <w:bookmarkEnd w:id="24"/>
      <w:r w:rsidRPr="0027552C">
        <w:rPr>
          <w:rFonts w:asciiTheme="minorHAnsi" w:hAnsiTheme="minorHAnsi" w:cstheme="minorHAnsi"/>
          <w:b/>
          <w:bCs/>
          <w:szCs w:val="24"/>
        </w:rPr>
        <w:t>Publicity.</w:t>
      </w:r>
      <w:r w:rsidRPr="0027552C">
        <w:rPr>
          <w:rFonts w:asciiTheme="minorHAnsi" w:hAnsiTheme="minorHAnsi" w:cstheme="minorHAnsi"/>
          <w:szCs w:val="24"/>
        </w:rPr>
        <w:t xml:space="preserve"> Contractor agrees that it will not disclose the form, content or existence of this Contract in any advertising, press releases or other materials distributed to prospective customers, or otherwise </w:t>
      </w:r>
      <w:r w:rsidRPr="0027552C">
        <w:rPr>
          <w:rFonts w:asciiTheme="minorHAnsi" w:hAnsiTheme="minorHAnsi" w:cstheme="minorHAnsi"/>
          <w:szCs w:val="24"/>
        </w:rPr>
        <w:lastRenderedPageBreak/>
        <w:t>attempt to obtain publicity from its association with Agency or the State of Oregon, whether or not such disclosure, publicity or association implies an endorsement by Agency or the State of Oregon of Contractor’s services, without the prior written consent of Agency.</w:t>
      </w:r>
      <w:bookmarkEnd w:id="25"/>
    </w:p>
    <w:p w14:paraId="03BA11D2" w14:textId="77777777" w:rsidR="00E41853" w:rsidRPr="0027552C" w:rsidRDefault="00EF568F" w:rsidP="007877B5">
      <w:pPr>
        <w:pStyle w:val="ListParagraph"/>
        <w:numPr>
          <w:ilvl w:val="0"/>
          <w:numId w:val="5"/>
        </w:numPr>
        <w:tabs>
          <w:tab w:val="left" w:pos="360"/>
        </w:tabs>
        <w:ind w:left="0" w:firstLine="0"/>
        <w:contextualSpacing w:val="0"/>
        <w:rPr>
          <w:rFonts w:asciiTheme="minorHAnsi" w:hAnsiTheme="minorHAnsi" w:cstheme="minorHAnsi"/>
          <w:b/>
          <w:bCs/>
          <w:szCs w:val="24"/>
        </w:rPr>
      </w:pPr>
      <w:bookmarkStart w:id="26" w:name="_DV_M269"/>
      <w:bookmarkEnd w:id="26"/>
      <w:r w:rsidRPr="0027552C">
        <w:rPr>
          <w:rFonts w:asciiTheme="minorHAnsi" w:hAnsiTheme="minorHAnsi" w:cstheme="minorHAnsi"/>
          <w:b/>
          <w:bCs/>
          <w:szCs w:val="24"/>
        </w:rPr>
        <w:t>Indemnification</w:t>
      </w:r>
      <w:r w:rsidR="008D650B" w:rsidRPr="0027552C">
        <w:rPr>
          <w:rFonts w:asciiTheme="minorHAnsi" w:hAnsiTheme="minorHAnsi" w:cstheme="minorHAnsi"/>
          <w:b/>
          <w:bCs/>
          <w:szCs w:val="24"/>
        </w:rPr>
        <w:t xml:space="preserve"> by Contractor. </w:t>
      </w:r>
    </w:p>
    <w:p w14:paraId="4CE86555" w14:textId="15F67AAB" w:rsidR="00E41853" w:rsidRPr="0027552C" w:rsidRDefault="00E41853" w:rsidP="00A4012E">
      <w:pPr>
        <w:pStyle w:val="ListParagraph"/>
        <w:numPr>
          <w:ilvl w:val="1"/>
          <w:numId w:val="5"/>
        </w:numPr>
        <w:ind w:left="0" w:firstLine="0"/>
        <w:contextualSpacing w:val="0"/>
        <w:rPr>
          <w:rFonts w:asciiTheme="minorHAnsi" w:hAnsiTheme="minorHAnsi" w:cstheme="minorHAnsi"/>
          <w:b/>
          <w:bCs/>
          <w:szCs w:val="24"/>
        </w:rPr>
      </w:pPr>
      <w:bookmarkStart w:id="27" w:name="_Hlk202184506"/>
      <w:r w:rsidRPr="0027552C">
        <w:rPr>
          <w:rFonts w:asciiTheme="minorHAnsi" w:hAnsiTheme="minorHAnsi" w:cstheme="minorHAnsi"/>
          <w:b/>
          <w:bCs/>
          <w:szCs w:val="24"/>
        </w:rPr>
        <w:t>Claims.</w:t>
      </w:r>
      <w:r w:rsidRPr="0027552C">
        <w:rPr>
          <w:rFonts w:asciiTheme="minorHAnsi" w:hAnsiTheme="minorHAnsi" w:cstheme="minorHAnsi"/>
          <w:szCs w:val="24"/>
        </w:rPr>
        <w:t xml:space="preserve"> Contractor shall defend, save, hold harmless, and indemnify the State of Oregon</w:t>
      </w:r>
      <w:r w:rsidR="004B0D47">
        <w:rPr>
          <w:rFonts w:asciiTheme="minorHAnsi" w:hAnsiTheme="minorHAnsi" w:cstheme="minorHAnsi"/>
          <w:szCs w:val="24"/>
        </w:rPr>
        <w:t>,</w:t>
      </w:r>
      <w:r w:rsidRPr="0027552C">
        <w:rPr>
          <w:rFonts w:asciiTheme="minorHAnsi" w:hAnsiTheme="minorHAnsi" w:cstheme="minorHAnsi"/>
          <w:szCs w:val="24"/>
        </w:rPr>
        <w:t xml:space="preserve"> Agency</w:t>
      </w:r>
      <w:r w:rsidR="004B0D47">
        <w:rPr>
          <w:rFonts w:asciiTheme="minorHAnsi" w:hAnsiTheme="minorHAnsi" w:cstheme="minorHAnsi"/>
          <w:szCs w:val="24"/>
        </w:rPr>
        <w:t>,</w:t>
      </w:r>
      <w:r w:rsidRPr="0027552C">
        <w:rPr>
          <w:rFonts w:asciiTheme="minorHAnsi" w:hAnsiTheme="minorHAnsi" w:cstheme="minorHAnsi"/>
          <w:szCs w:val="24"/>
        </w:rPr>
        <w:t xml:space="preserve"> and their officers, employees</w:t>
      </w:r>
      <w:r w:rsidR="000653A5">
        <w:rPr>
          <w:rFonts w:asciiTheme="minorHAnsi" w:hAnsiTheme="minorHAnsi" w:cstheme="minorHAnsi"/>
          <w:szCs w:val="24"/>
        </w:rPr>
        <w:t>,</w:t>
      </w:r>
      <w:r w:rsidRPr="0027552C">
        <w:rPr>
          <w:rFonts w:asciiTheme="minorHAnsi" w:hAnsiTheme="minorHAnsi" w:cstheme="minorHAnsi"/>
          <w:szCs w:val="24"/>
        </w:rPr>
        <w:t xml:space="preserve"> and agents from and against all third party claims, suits, actions, losses, damages, liabilities, statutory penalties, costs (including attorneys’ fees) and expenses </w:t>
      </w:r>
      <w:bookmarkEnd w:id="27"/>
      <w:r w:rsidRPr="0027552C">
        <w:rPr>
          <w:rFonts w:asciiTheme="minorHAnsi" w:hAnsiTheme="minorHAnsi" w:cstheme="minorHAnsi"/>
          <w:szCs w:val="24"/>
        </w:rPr>
        <w:t xml:space="preserve">(collectively, </w:t>
      </w:r>
      <w:r w:rsidR="00AB70B2">
        <w:rPr>
          <w:rFonts w:asciiTheme="minorHAnsi" w:hAnsiTheme="minorHAnsi" w:cstheme="minorHAnsi"/>
          <w:szCs w:val="24"/>
        </w:rPr>
        <w:t>“</w:t>
      </w:r>
      <w:r w:rsidRPr="0027552C">
        <w:rPr>
          <w:rFonts w:asciiTheme="minorHAnsi" w:hAnsiTheme="minorHAnsi" w:cstheme="minorHAnsi"/>
          <w:szCs w:val="24"/>
        </w:rPr>
        <w:t>Claims</w:t>
      </w:r>
      <w:r w:rsidR="00AB70B2">
        <w:rPr>
          <w:rFonts w:asciiTheme="minorHAnsi" w:hAnsiTheme="minorHAnsi" w:cstheme="minorHAnsi"/>
          <w:szCs w:val="24"/>
        </w:rPr>
        <w:t>”</w:t>
      </w:r>
      <w:r w:rsidRPr="0027552C">
        <w:rPr>
          <w:rFonts w:asciiTheme="minorHAnsi" w:hAnsiTheme="minorHAnsi" w:cstheme="minorHAnsi"/>
          <w:szCs w:val="24"/>
        </w:rPr>
        <w:t>) of any nature whatsoever resulting from, arising out of, or relating to the Goods or Services or activities of Contractor or its officers, employees, subcontractors, or agents under this Contract, including</w:t>
      </w:r>
      <w:r w:rsidR="00213576">
        <w:rPr>
          <w:rFonts w:asciiTheme="minorHAnsi" w:hAnsiTheme="minorHAnsi" w:cstheme="minorHAnsi"/>
          <w:szCs w:val="24"/>
        </w:rPr>
        <w:t xml:space="preserve"> but not limited to</w:t>
      </w:r>
      <w:r w:rsidRPr="0027552C">
        <w:rPr>
          <w:rFonts w:asciiTheme="minorHAnsi" w:hAnsiTheme="minorHAnsi" w:cstheme="minorHAnsi"/>
          <w:szCs w:val="24"/>
        </w:rPr>
        <w:t xml:space="preserve"> unauthorized disclosure of Confidential Information, professional malfeasance, violation of employment laws or its certification as an independent contractor,</w:t>
      </w:r>
      <w:r w:rsidR="00162A01">
        <w:rPr>
          <w:rFonts w:asciiTheme="minorHAnsi" w:hAnsiTheme="minorHAnsi" w:cstheme="minorHAnsi"/>
          <w:szCs w:val="24"/>
        </w:rPr>
        <w:t xml:space="preserve"> </w:t>
      </w:r>
      <w:r w:rsidRPr="0027552C">
        <w:rPr>
          <w:rFonts w:asciiTheme="minorHAnsi" w:hAnsiTheme="minorHAnsi" w:cstheme="minorHAnsi"/>
          <w:szCs w:val="24"/>
        </w:rPr>
        <w:t xml:space="preserve">intentional, willful, or wanton wrongful acts, and acts outside the scope set forth in this Contract. </w:t>
      </w:r>
    </w:p>
    <w:p w14:paraId="6F25BA87" w14:textId="2FCB556C" w:rsidR="00E41853" w:rsidRPr="00F94AE1" w:rsidRDefault="00E41853" w:rsidP="00A4012E">
      <w:pPr>
        <w:pStyle w:val="ListParagraph"/>
        <w:numPr>
          <w:ilvl w:val="1"/>
          <w:numId w:val="5"/>
        </w:numPr>
        <w:ind w:left="0" w:firstLine="0"/>
        <w:contextualSpacing w:val="0"/>
        <w:rPr>
          <w:rFonts w:asciiTheme="minorHAnsi" w:hAnsiTheme="minorHAnsi" w:cstheme="minorHAnsi"/>
          <w:b/>
          <w:bCs/>
          <w:szCs w:val="24"/>
        </w:rPr>
      </w:pPr>
      <w:bookmarkStart w:id="28" w:name="_Hlk202184560"/>
      <w:r w:rsidRPr="0027552C">
        <w:rPr>
          <w:rFonts w:asciiTheme="minorHAnsi" w:hAnsiTheme="minorHAnsi" w:cstheme="minorHAnsi"/>
          <w:b/>
          <w:bCs/>
          <w:szCs w:val="24"/>
        </w:rPr>
        <w:t>Infringement Claims.</w:t>
      </w:r>
      <w:r w:rsidR="00162A01">
        <w:rPr>
          <w:rFonts w:asciiTheme="minorHAnsi" w:hAnsiTheme="minorHAnsi" w:cstheme="minorHAnsi"/>
          <w:szCs w:val="24"/>
        </w:rPr>
        <w:t xml:space="preserve"> </w:t>
      </w:r>
      <w:r w:rsidRPr="0027552C">
        <w:rPr>
          <w:rFonts w:asciiTheme="minorHAnsi" w:hAnsiTheme="minorHAnsi" w:cstheme="minorHAnsi"/>
          <w:szCs w:val="24"/>
        </w:rPr>
        <w:t>Contractor shall defend, save, hold harmless, and indemnify the State</w:t>
      </w:r>
      <w:r w:rsidR="00B36D7B">
        <w:rPr>
          <w:rFonts w:asciiTheme="minorHAnsi" w:hAnsiTheme="minorHAnsi" w:cstheme="minorHAnsi"/>
          <w:szCs w:val="24"/>
        </w:rPr>
        <w:t xml:space="preserve"> of Oregon</w:t>
      </w:r>
      <w:r w:rsidRPr="0027552C">
        <w:rPr>
          <w:rFonts w:asciiTheme="minorHAnsi" w:hAnsiTheme="minorHAnsi" w:cstheme="minorHAnsi"/>
          <w:szCs w:val="24"/>
        </w:rPr>
        <w:t>, Agency, and their officers, employees</w:t>
      </w:r>
      <w:r w:rsidR="000653A5">
        <w:rPr>
          <w:rFonts w:asciiTheme="minorHAnsi" w:hAnsiTheme="minorHAnsi" w:cstheme="minorHAnsi"/>
          <w:szCs w:val="24"/>
        </w:rPr>
        <w:t>,</w:t>
      </w:r>
      <w:r w:rsidRPr="0027552C">
        <w:rPr>
          <w:rFonts w:asciiTheme="minorHAnsi" w:hAnsiTheme="minorHAnsi" w:cstheme="minorHAnsi"/>
          <w:szCs w:val="24"/>
        </w:rPr>
        <w:t xml:space="preserve"> and agents from and against all</w:t>
      </w:r>
      <w:r w:rsidR="00F8535A">
        <w:rPr>
          <w:rFonts w:asciiTheme="minorHAnsi" w:hAnsiTheme="minorHAnsi" w:cstheme="minorHAnsi"/>
          <w:szCs w:val="24"/>
        </w:rPr>
        <w:t xml:space="preserve"> </w:t>
      </w:r>
      <w:r w:rsidR="00B65513" w:rsidRPr="0027552C">
        <w:rPr>
          <w:rFonts w:asciiTheme="minorHAnsi" w:hAnsiTheme="minorHAnsi" w:cstheme="minorHAnsi"/>
          <w:szCs w:val="24"/>
        </w:rPr>
        <w:t xml:space="preserve">third party claims, suits, actions, losses, damages, liabilities, statutory penalties, costs (including attorneys’ fees) and expenses </w:t>
      </w:r>
      <w:bookmarkStart w:id="29" w:name="_Hlk202184607"/>
      <w:bookmarkEnd w:id="28"/>
      <w:r w:rsidR="00B65513" w:rsidRPr="0027552C">
        <w:rPr>
          <w:rFonts w:asciiTheme="minorHAnsi" w:hAnsiTheme="minorHAnsi" w:cstheme="minorHAnsi"/>
          <w:szCs w:val="24"/>
        </w:rPr>
        <w:t xml:space="preserve">(collectively, </w:t>
      </w:r>
      <w:r w:rsidR="00B65513">
        <w:rPr>
          <w:rFonts w:asciiTheme="minorHAnsi" w:hAnsiTheme="minorHAnsi" w:cstheme="minorHAnsi"/>
          <w:szCs w:val="24"/>
        </w:rPr>
        <w:t>“</w:t>
      </w:r>
      <w:r w:rsidR="00B65513" w:rsidRPr="0027552C">
        <w:rPr>
          <w:rFonts w:asciiTheme="minorHAnsi" w:hAnsiTheme="minorHAnsi" w:cstheme="minorHAnsi"/>
          <w:szCs w:val="24"/>
        </w:rPr>
        <w:t>Claims</w:t>
      </w:r>
      <w:r w:rsidR="00B65513">
        <w:rPr>
          <w:rFonts w:asciiTheme="minorHAnsi" w:hAnsiTheme="minorHAnsi" w:cstheme="minorHAnsi"/>
          <w:szCs w:val="24"/>
        </w:rPr>
        <w:t>”</w:t>
      </w:r>
      <w:r w:rsidR="00B65513" w:rsidRPr="0027552C">
        <w:rPr>
          <w:rFonts w:asciiTheme="minorHAnsi" w:hAnsiTheme="minorHAnsi" w:cstheme="minorHAnsi"/>
          <w:szCs w:val="24"/>
        </w:rPr>
        <w:t xml:space="preserve">) of any nature whatsoever </w:t>
      </w:r>
      <w:r w:rsidRPr="0027552C">
        <w:rPr>
          <w:rFonts w:asciiTheme="minorHAnsi" w:hAnsiTheme="minorHAnsi" w:cstheme="minorHAnsi"/>
          <w:szCs w:val="24"/>
        </w:rPr>
        <w:t>resulting from, relating to, or arising out of a claim that any aspect of the Goods</w:t>
      </w:r>
      <w:r w:rsidR="00BF25FC">
        <w:rPr>
          <w:rFonts w:asciiTheme="minorHAnsi" w:hAnsiTheme="minorHAnsi" w:cstheme="minorHAnsi"/>
          <w:szCs w:val="24"/>
        </w:rPr>
        <w:t xml:space="preserve"> or</w:t>
      </w:r>
      <w:r w:rsidR="00AB70B2">
        <w:rPr>
          <w:rFonts w:asciiTheme="minorHAnsi" w:hAnsiTheme="minorHAnsi" w:cstheme="minorHAnsi"/>
          <w:szCs w:val="24"/>
        </w:rPr>
        <w:t xml:space="preserve"> Services</w:t>
      </w:r>
      <w:r w:rsidRPr="0027552C">
        <w:rPr>
          <w:rFonts w:asciiTheme="minorHAnsi" w:hAnsiTheme="minorHAnsi" w:cstheme="minorHAnsi"/>
          <w:szCs w:val="24"/>
        </w:rPr>
        <w:t xml:space="preserve"> furnished under this Contract infringes a patent, utility model, industrial design, copyright, mask work, trademark, trade dress, or any other legally cognizable proprietary right of any third party</w:t>
      </w:r>
      <w:r w:rsidR="004611DE">
        <w:rPr>
          <w:rFonts w:asciiTheme="minorHAnsi" w:hAnsiTheme="minorHAnsi" w:cstheme="minorHAnsi"/>
          <w:szCs w:val="24"/>
        </w:rPr>
        <w:t xml:space="preserve"> </w:t>
      </w:r>
      <w:r w:rsidR="00F94C39" w:rsidRPr="0027552C">
        <w:rPr>
          <w:rFonts w:asciiTheme="minorHAnsi" w:hAnsiTheme="minorHAnsi" w:cstheme="minorHAnsi"/>
          <w:szCs w:val="24"/>
        </w:rPr>
        <w:t>(</w:t>
      </w:r>
      <w:r w:rsidR="00F94C39">
        <w:rPr>
          <w:rFonts w:asciiTheme="minorHAnsi" w:hAnsiTheme="minorHAnsi" w:cstheme="minorHAnsi"/>
          <w:szCs w:val="24"/>
        </w:rPr>
        <w:t>“</w:t>
      </w:r>
      <w:r w:rsidR="00F94C39" w:rsidRPr="0027552C">
        <w:rPr>
          <w:rFonts w:asciiTheme="minorHAnsi" w:hAnsiTheme="minorHAnsi" w:cstheme="minorHAnsi"/>
          <w:szCs w:val="24"/>
        </w:rPr>
        <w:t>Infringement Claim</w:t>
      </w:r>
      <w:r w:rsidR="00F94C39">
        <w:rPr>
          <w:rFonts w:asciiTheme="minorHAnsi" w:hAnsiTheme="minorHAnsi" w:cstheme="minorHAnsi"/>
          <w:szCs w:val="24"/>
        </w:rPr>
        <w:t>”</w:t>
      </w:r>
      <w:r w:rsidR="00F94C39" w:rsidRPr="0027552C">
        <w:rPr>
          <w:rFonts w:asciiTheme="minorHAnsi" w:hAnsiTheme="minorHAnsi" w:cstheme="minorHAnsi"/>
          <w:szCs w:val="24"/>
        </w:rPr>
        <w:t>)</w:t>
      </w:r>
      <w:r w:rsidRPr="0027552C">
        <w:rPr>
          <w:rFonts w:asciiTheme="minorHAnsi" w:hAnsiTheme="minorHAnsi" w:cstheme="minorHAnsi"/>
          <w:szCs w:val="24"/>
        </w:rPr>
        <w:t>.</w:t>
      </w:r>
      <w:r w:rsidR="00162A01">
        <w:rPr>
          <w:rFonts w:asciiTheme="minorHAnsi" w:hAnsiTheme="minorHAnsi" w:cstheme="minorHAnsi"/>
          <w:szCs w:val="24"/>
        </w:rPr>
        <w:t xml:space="preserve"> </w:t>
      </w:r>
      <w:r w:rsidRPr="0027552C">
        <w:rPr>
          <w:rFonts w:asciiTheme="minorHAnsi" w:hAnsiTheme="minorHAnsi" w:cstheme="minorHAnsi"/>
          <w:szCs w:val="24"/>
        </w:rPr>
        <w:t>Agency shall give Contractor notice of any Infringement Claim promptly after becoming aware of such Infringement Claim. If any Goods</w:t>
      </w:r>
      <w:r w:rsidR="00BF25FC">
        <w:rPr>
          <w:rFonts w:asciiTheme="minorHAnsi" w:hAnsiTheme="minorHAnsi" w:cstheme="minorHAnsi"/>
          <w:szCs w:val="24"/>
        </w:rPr>
        <w:t xml:space="preserve"> or </w:t>
      </w:r>
      <w:r w:rsidR="00AB70B2">
        <w:rPr>
          <w:rFonts w:asciiTheme="minorHAnsi" w:hAnsiTheme="minorHAnsi" w:cstheme="minorHAnsi"/>
          <w:szCs w:val="24"/>
        </w:rPr>
        <w:t>Services</w:t>
      </w:r>
      <w:r w:rsidRPr="0027552C">
        <w:rPr>
          <w:rFonts w:asciiTheme="minorHAnsi" w:hAnsiTheme="minorHAnsi" w:cstheme="minorHAnsi"/>
          <w:szCs w:val="24"/>
        </w:rPr>
        <w:t xml:space="preserve"> </w:t>
      </w:r>
      <w:r w:rsidRPr="00F94AE1">
        <w:rPr>
          <w:rFonts w:asciiTheme="minorHAnsi" w:hAnsiTheme="minorHAnsi" w:cstheme="minorHAnsi"/>
          <w:szCs w:val="24"/>
        </w:rPr>
        <w:t>furnished by Contracto</w:t>
      </w:r>
      <w:r w:rsidR="00EA093F">
        <w:rPr>
          <w:rFonts w:asciiTheme="minorHAnsi" w:hAnsiTheme="minorHAnsi" w:cstheme="minorHAnsi"/>
          <w:szCs w:val="24"/>
        </w:rPr>
        <w:t>r</w:t>
      </w:r>
      <w:r w:rsidRPr="00F94AE1">
        <w:rPr>
          <w:rFonts w:asciiTheme="minorHAnsi" w:hAnsiTheme="minorHAnsi" w:cstheme="minorHAnsi"/>
          <w:szCs w:val="24"/>
        </w:rPr>
        <w:t xml:space="preserve"> are in Contractor's opinion likely to become the subject of an Infringement Claim, then Contractor may, at its option and expense, procure for Agency the right to continue using the allegedly infringing materials or replace or modify the materials so that they become non-infringing; provided that the replacement or modified version meets Agency's original specifications to the satisfaction of Agency.</w:t>
      </w:r>
    </w:p>
    <w:bookmarkEnd w:id="29"/>
    <w:p w14:paraId="4019350F" w14:textId="248C874F" w:rsidR="00E41853" w:rsidRPr="00F94AE1" w:rsidRDefault="00E41853" w:rsidP="00A4012E">
      <w:pPr>
        <w:pStyle w:val="ListParagraph"/>
        <w:numPr>
          <w:ilvl w:val="2"/>
          <w:numId w:val="5"/>
        </w:numPr>
        <w:ind w:left="360" w:hanging="360"/>
        <w:contextualSpacing w:val="0"/>
        <w:rPr>
          <w:rFonts w:asciiTheme="minorHAnsi" w:hAnsiTheme="minorHAnsi" w:cstheme="minorHAnsi"/>
          <w:szCs w:val="24"/>
        </w:rPr>
      </w:pPr>
      <w:r w:rsidRPr="00F94AE1">
        <w:rPr>
          <w:rFonts w:asciiTheme="minorHAnsi" w:hAnsiTheme="minorHAnsi" w:cstheme="minorHAnsi"/>
          <w:szCs w:val="24"/>
        </w:rPr>
        <w:t xml:space="preserve">If the State or Agency is prevented from exercising its rights under this Contract based on any Infringement Claim or </w:t>
      </w:r>
      <w:r w:rsidR="00FF0549">
        <w:rPr>
          <w:rFonts w:asciiTheme="minorHAnsi" w:hAnsiTheme="minorHAnsi" w:cstheme="minorHAnsi"/>
          <w:szCs w:val="24"/>
        </w:rPr>
        <w:t xml:space="preserve">any </w:t>
      </w:r>
      <w:r w:rsidRPr="00F94AE1">
        <w:rPr>
          <w:rFonts w:asciiTheme="minorHAnsi" w:hAnsiTheme="minorHAnsi" w:cstheme="minorHAnsi"/>
          <w:szCs w:val="24"/>
        </w:rPr>
        <w:t>court order arising from any Infringement Claim, Contractor shall at its expense, procure for Agency, as applicable, the right to continue using the allegedly infringing Goods</w:t>
      </w:r>
      <w:r w:rsidR="00BF25FC">
        <w:rPr>
          <w:rFonts w:asciiTheme="minorHAnsi" w:hAnsiTheme="minorHAnsi" w:cstheme="minorHAnsi"/>
          <w:szCs w:val="24"/>
        </w:rPr>
        <w:t xml:space="preserve"> or </w:t>
      </w:r>
      <w:r w:rsidR="002179CB">
        <w:rPr>
          <w:rFonts w:asciiTheme="minorHAnsi" w:hAnsiTheme="minorHAnsi" w:cstheme="minorHAnsi"/>
          <w:szCs w:val="24"/>
        </w:rPr>
        <w:t>Services,</w:t>
      </w:r>
      <w:r w:rsidR="00162A01">
        <w:rPr>
          <w:rFonts w:asciiTheme="minorHAnsi" w:hAnsiTheme="minorHAnsi" w:cstheme="minorHAnsi"/>
          <w:szCs w:val="24"/>
        </w:rPr>
        <w:t xml:space="preserve"> </w:t>
      </w:r>
      <w:r w:rsidRPr="00F94AE1">
        <w:rPr>
          <w:rFonts w:asciiTheme="minorHAnsi" w:hAnsiTheme="minorHAnsi" w:cstheme="minorHAnsi"/>
          <w:szCs w:val="24"/>
        </w:rPr>
        <w:t xml:space="preserve">or replace or modify the allegedly infringing </w:t>
      </w:r>
      <w:r w:rsidR="002179CB">
        <w:rPr>
          <w:rFonts w:asciiTheme="minorHAnsi" w:hAnsiTheme="minorHAnsi" w:cstheme="minorHAnsi"/>
          <w:szCs w:val="24"/>
        </w:rPr>
        <w:t>item or component</w:t>
      </w:r>
      <w:r w:rsidR="00162A01">
        <w:rPr>
          <w:rFonts w:asciiTheme="minorHAnsi" w:hAnsiTheme="minorHAnsi" w:cstheme="minorHAnsi"/>
          <w:szCs w:val="24"/>
        </w:rPr>
        <w:t xml:space="preserve"> </w:t>
      </w:r>
      <w:r w:rsidRPr="00F94AE1">
        <w:rPr>
          <w:rFonts w:asciiTheme="minorHAnsi" w:hAnsiTheme="minorHAnsi" w:cstheme="minorHAnsi"/>
          <w:szCs w:val="24"/>
        </w:rPr>
        <w:t xml:space="preserve">so that it becomes non-infringing; provided that the replacement or modified </w:t>
      </w:r>
      <w:r w:rsidR="002179CB">
        <w:rPr>
          <w:rFonts w:asciiTheme="minorHAnsi" w:hAnsiTheme="minorHAnsi" w:cstheme="minorHAnsi"/>
          <w:szCs w:val="24"/>
        </w:rPr>
        <w:t>item or component</w:t>
      </w:r>
      <w:r w:rsidR="00162A01">
        <w:rPr>
          <w:rFonts w:asciiTheme="minorHAnsi" w:hAnsiTheme="minorHAnsi" w:cstheme="minorHAnsi"/>
          <w:szCs w:val="24"/>
        </w:rPr>
        <w:t xml:space="preserve"> </w:t>
      </w:r>
      <w:r w:rsidRPr="00F94AE1">
        <w:rPr>
          <w:rFonts w:asciiTheme="minorHAnsi" w:hAnsiTheme="minorHAnsi" w:cstheme="minorHAnsi"/>
          <w:szCs w:val="24"/>
        </w:rPr>
        <w:t>meets the specifications set forth in this Contract to the satisfaction of Agency.</w:t>
      </w:r>
      <w:r w:rsidR="00162A01">
        <w:rPr>
          <w:rFonts w:asciiTheme="minorHAnsi" w:hAnsiTheme="minorHAnsi" w:cstheme="minorHAnsi"/>
          <w:szCs w:val="24"/>
        </w:rPr>
        <w:t xml:space="preserve"> </w:t>
      </w:r>
      <w:r w:rsidRPr="00F94AE1">
        <w:rPr>
          <w:rFonts w:asciiTheme="minorHAnsi" w:hAnsiTheme="minorHAnsi" w:cstheme="minorHAnsi"/>
          <w:szCs w:val="24"/>
        </w:rPr>
        <w:t xml:space="preserve">If the foregoing remedies are not available, then Agency may return </w:t>
      </w:r>
      <w:r w:rsidR="002179CB">
        <w:rPr>
          <w:rFonts w:asciiTheme="minorHAnsi" w:hAnsiTheme="minorHAnsi" w:cstheme="minorHAnsi"/>
          <w:szCs w:val="24"/>
        </w:rPr>
        <w:t xml:space="preserve">or reject </w:t>
      </w:r>
      <w:r w:rsidRPr="00F94AE1">
        <w:rPr>
          <w:rFonts w:asciiTheme="minorHAnsi" w:hAnsiTheme="minorHAnsi" w:cstheme="minorHAnsi"/>
          <w:szCs w:val="24"/>
        </w:rPr>
        <w:t>the allegedly infringing Goods</w:t>
      </w:r>
      <w:r w:rsidR="00BF25FC">
        <w:rPr>
          <w:rFonts w:asciiTheme="minorHAnsi" w:hAnsiTheme="minorHAnsi" w:cstheme="minorHAnsi"/>
          <w:szCs w:val="24"/>
        </w:rPr>
        <w:t xml:space="preserve"> or</w:t>
      </w:r>
      <w:r w:rsidR="002179CB">
        <w:rPr>
          <w:rFonts w:asciiTheme="minorHAnsi" w:hAnsiTheme="minorHAnsi" w:cstheme="minorHAnsi"/>
          <w:szCs w:val="24"/>
        </w:rPr>
        <w:t xml:space="preserve"> Services</w:t>
      </w:r>
      <w:r w:rsidRPr="00F94AE1">
        <w:rPr>
          <w:rFonts w:asciiTheme="minorHAnsi" w:hAnsiTheme="minorHAnsi" w:cstheme="minorHAnsi"/>
          <w:szCs w:val="24"/>
        </w:rPr>
        <w:t xml:space="preserve">, in which event Contractor shall refund Agency's payment for the allegedly infringing </w:t>
      </w:r>
      <w:r w:rsidR="0096420A">
        <w:rPr>
          <w:rFonts w:asciiTheme="minorHAnsi" w:hAnsiTheme="minorHAnsi" w:cstheme="minorHAnsi"/>
          <w:szCs w:val="24"/>
        </w:rPr>
        <w:t xml:space="preserve">item or service </w:t>
      </w:r>
      <w:r w:rsidRPr="00F94AE1">
        <w:rPr>
          <w:rFonts w:asciiTheme="minorHAnsi" w:hAnsiTheme="minorHAnsi" w:cstheme="minorHAnsi"/>
          <w:szCs w:val="24"/>
        </w:rPr>
        <w:t>in full.</w:t>
      </w:r>
    </w:p>
    <w:p w14:paraId="714E5F55" w14:textId="36EB7161" w:rsidR="00424B75" w:rsidRPr="00424B75" w:rsidRDefault="00E41853" w:rsidP="00602788">
      <w:pPr>
        <w:pStyle w:val="ListParagraph"/>
        <w:numPr>
          <w:ilvl w:val="1"/>
          <w:numId w:val="5"/>
        </w:numPr>
        <w:ind w:left="0" w:right="720" w:firstLine="0"/>
        <w:contextualSpacing w:val="0"/>
        <w:rPr>
          <w:rFonts w:asciiTheme="minorHAnsi" w:hAnsiTheme="minorHAnsi" w:cstheme="minorHAnsi"/>
          <w:b/>
          <w:bCs/>
          <w:szCs w:val="24"/>
        </w:rPr>
      </w:pPr>
      <w:r w:rsidRPr="00F94AE1">
        <w:rPr>
          <w:rFonts w:asciiTheme="minorHAnsi" w:hAnsiTheme="minorHAnsi" w:cstheme="minorHAnsi"/>
          <w:b/>
          <w:bCs/>
          <w:szCs w:val="24"/>
        </w:rPr>
        <w:t>Legal Counsel.</w:t>
      </w:r>
      <w:r w:rsidRPr="00F94AE1">
        <w:rPr>
          <w:rFonts w:asciiTheme="minorHAnsi" w:hAnsiTheme="minorHAnsi" w:cstheme="minorHAnsi"/>
          <w:szCs w:val="24"/>
        </w:rPr>
        <w:t xml:space="preserve"> If Contractor is required to defend the State of Oregon or Agency or their officers, employees</w:t>
      </w:r>
      <w:r w:rsidR="00382BD9">
        <w:rPr>
          <w:rFonts w:asciiTheme="minorHAnsi" w:hAnsiTheme="minorHAnsi" w:cstheme="minorHAnsi"/>
          <w:szCs w:val="24"/>
        </w:rPr>
        <w:t>,</w:t>
      </w:r>
      <w:r w:rsidRPr="00F94AE1">
        <w:rPr>
          <w:rFonts w:asciiTheme="minorHAnsi" w:hAnsiTheme="minorHAnsi" w:cstheme="minorHAnsi"/>
          <w:szCs w:val="24"/>
        </w:rPr>
        <w:t xml:space="preserve"> or agents, then Contractor shall select legal counsel acceptable to the Oregon Attorney General to act in the name of, or represent the interests of, the State of </w:t>
      </w:r>
      <w:r w:rsidR="00CA1199" w:rsidRPr="00F94AE1">
        <w:rPr>
          <w:rFonts w:asciiTheme="minorHAnsi" w:hAnsiTheme="minorHAnsi" w:cstheme="minorHAnsi"/>
          <w:szCs w:val="24"/>
        </w:rPr>
        <w:t>Oregon</w:t>
      </w:r>
      <w:r w:rsidRPr="00F94AE1">
        <w:rPr>
          <w:rFonts w:asciiTheme="minorHAnsi" w:hAnsiTheme="minorHAnsi" w:cstheme="minorHAnsi"/>
          <w:szCs w:val="24"/>
        </w:rPr>
        <w:t xml:space="preserve"> Agency or their officers, employees and agents. Such legal counsel must accept appointment as a special assistant attorney general under ORS chapter 180 before such action or representation. Further, the State of Oregon, acting by and through its Department of Justice,</w:t>
      </w:r>
      <w:r w:rsidR="00340FB2" w:rsidRPr="00A974B2">
        <w:rPr>
          <w:rFonts w:asciiTheme="minorHAnsi" w:hAnsiTheme="minorHAnsi"/>
          <w:szCs w:val="24"/>
        </w:rPr>
        <w:t xml:space="preserve"> may assume its own defense and settlement in the event that State determines that Contractor is prohibited from defending the State of Oregon, is not adequately defending the </w:t>
      </w:r>
      <w:r w:rsidR="00340FB2" w:rsidRPr="00A974B2">
        <w:rPr>
          <w:rFonts w:asciiTheme="minorHAnsi" w:hAnsiTheme="minorHAnsi"/>
          <w:szCs w:val="24"/>
        </w:rPr>
        <w:lastRenderedPageBreak/>
        <w:t>State of Oregon’s interests, or that an important governmental principle is at issue and the State of Oregon desires to assume its own defense</w:t>
      </w:r>
      <w:r w:rsidRPr="00F94AE1">
        <w:rPr>
          <w:rFonts w:asciiTheme="minorHAnsi" w:hAnsiTheme="minorHAnsi" w:cstheme="minorHAnsi"/>
          <w:szCs w:val="24"/>
        </w:rPr>
        <w:t>. Contractor's obligation to pay for all costs and expenses includes those incurred by the State of Oregon in assuming its own defense or that of its officers, employees, and agents</w:t>
      </w:r>
      <w:r w:rsidR="000263AD">
        <w:rPr>
          <w:rFonts w:asciiTheme="minorHAnsi" w:hAnsiTheme="minorHAnsi" w:cstheme="minorHAnsi"/>
          <w:szCs w:val="24"/>
        </w:rPr>
        <w:t xml:space="preserve"> under this section</w:t>
      </w:r>
      <w:r w:rsidRPr="00F94AE1">
        <w:rPr>
          <w:rFonts w:asciiTheme="minorHAnsi" w:hAnsiTheme="minorHAnsi" w:cstheme="minorHAnsi"/>
          <w:szCs w:val="24"/>
        </w:rPr>
        <w:t>.</w:t>
      </w:r>
      <w:r w:rsidR="00424B75">
        <w:rPr>
          <w:rFonts w:asciiTheme="minorHAnsi" w:hAnsiTheme="minorHAnsi" w:cstheme="minorHAnsi"/>
          <w:szCs w:val="24"/>
        </w:rPr>
        <w:t xml:space="preserve"> </w:t>
      </w:r>
    </w:p>
    <w:p w14:paraId="48C3E047" w14:textId="64D8640D" w:rsidR="00E41853" w:rsidRPr="00AF76E5" w:rsidRDefault="00424B75" w:rsidP="00AF76E5">
      <w:pPr>
        <w:ind w:right="720"/>
        <w:rPr>
          <w:rFonts w:asciiTheme="minorHAnsi" w:hAnsiTheme="minorHAnsi" w:cstheme="minorHAnsi"/>
          <w:b/>
          <w:bCs/>
          <w:szCs w:val="24"/>
        </w:rPr>
      </w:pPr>
      <w:r w:rsidRPr="00AF76E5">
        <w:rPr>
          <w:rFonts w:asciiTheme="minorHAnsi" w:hAnsiTheme="minorHAnsi" w:cstheme="minorHAnsi"/>
          <w:b/>
          <w:bCs/>
          <w:szCs w:val="24"/>
        </w:rPr>
        <w:t>Contractor is not authorized to settle or compromise any claim or infringement claim referenced in this Section 1</w:t>
      </w:r>
      <w:r w:rsidR="000D7BC5">
        <w:rPr>
          <w:rFonts w:asciiTheme="minorHAnsi" w:hAnsiTheme="minorHAnsi" w:cstheme="minorHAnsi"/>
          <w:b/>
          <w:bCs/>
          <w:szCs w:val="24"/>
        </w:rPr>
        <w:t>1</w:t>
      </w:r>
      <w:r w:rsidRPr="00AF76E5">
        <w:rPr>
          <w:rFonts w:asciiTheme="minorHAnsi" w:hAnsiTheme="minorHAnsi" w:cstheme="minorHAnsi"/>
          <w:b/>
          <w:bCs/>
          <w:szCs w:val="24"/>
        </w:rPr>
        <w:t xml:space="preserve"> without the express written consent of the Oregon Attorney General. </w:t>
      </w:r>
    </w:p>
    <w:p w14:paraId="653F69C8" w14:textId="429D6A5B" w:rsidR="00E41853" w:rsidRPr="00F94AE1" w:rsidRDefault="00E41853" w:rsidP="00A4012E">
      <w:pPr>
        <w:pStyle w:val="ListParagraph"/>
        <w:numPr>
          <w:ilvl w:val="1"/>
          <w:numId w:val="5"/>
        </w:numPr>
        <w:ind w:left="0" w:firstLine="0"/>
        <w:contextualSpacing w:val="0"/>
        <w:rPr>
          <w:rFonts w:asciiTheme="minorHAnsi" w:hAnsiTheme="minorHAnsi" w:cstheme="minorHAnsi"/>
          <w:b/>
          <w:bCs/>
          <w:szCs w:val="24"/>
        </w:rPr>
      </w:pPr>
      <w:r w:rsidRPr="00F94AE1">
        <w:rPr>
          <w:rFonts w:asciiTheme="minorHAnsi" w:hAnsiTheme="minorHAnsi" w:cstheme="minorHAnsi"/>
          <w:b/>
          <w:bCs/>
          <w:szCs w:val="24"/>
        </w:rPr>
        <w:t xml:space="preserve">Damages to State Property and Employees. </w:t>
      </w:r>
      <w:r w:rsidRPr="00F94AE1">
        <w:rPr>
          <w:rFonts w:asciiTheme="minorHAnsi" w:hAnsiTheme="minorHAnsi" w:cstheme="minorHAnsi"/>
          <w:szCs w:val="24"/>
        </w:rPr>
        <w:t xml:space="preserve">Contractor is liable for all </w:t>
      </w:r>
      <w:r w:rsidR="00F94C39">
        <w:rPr>
          <w:rFonts w:asciiTheme="minorHAnsi" w:hAnsiTheme="minorHAnsi" w:cstheme="minorHAnsi"/>
          <w:szCs w:val="24"/>
        </w:rPr>
        <w:t>claims</w:t>
      </w:r>
      <w:r w:rsidRPr="00F94AE1">
        <w:rPr>
          <w:rFonts w:asciiTheme="minorHAnsi" w:hAnsiTheme="minorHAnsi" w:cstheme="minorHAnsi"/>
          <w:szCs w:val="24"/>
        </w:rPr>
        <w:t xml:space="preserve"> for personal injury, including death, damage to real property and damage to tangible and intangible personal property of the State of Oregon or any of its employees, subcontractors or agents resulting from, arising out of, or relating to the intentional, reckless or negligent acts or omissions of Contractor or its officers, employees, subcontractors, or agents under this Contract. </w:t>
      </w:r>
    </w:p>
    <w:p w14:paraId="74C5EA63" w14:textId="77777777" w:rsidR="00DE1769" w:rsidRPr="00602788" w:rsidRDefault="00632D65" w:rsidP="00C1154B">
      <w:pPr>
        <w:pStyle w:val="ListParagraph"/>
        <w:numPr>
          <w:ilvl w:val="0"/>
          <w:numId w:val="5"/>
        </w:numPr>
        <w:contextualSpacing w:val="0"/>
        <w:rPr>
          <w:rFonts w:asciiTheme="minorHAnsi" w:hAnsiTheme="minorHAnsi" w:cstheme="minorHAnsi"/>
          <w:b/>
          <w:bCs/>
          <w:szCs w:val="24"/>
        </w:rPr>
      </w:pPr>
      <w:r w:rsidRPr="00602788">
        <w:rPr>
          <w:rFonts w:asciiTheme="minorHAnsi" w:hAnsiTheme="minorHAnsi" w:cstheme="minorHAnsi"/>
          <w:b/>
          <w:color w:val="000000" w:themeColor="text1"/>
          <w:szCs w:val="24"/>
        </w:rPr>
        <w:t xml:space="preserve">Assignment of Antitrust </w:t>
      </w:r>
      <w:r w:rsidRPr="00602788">
        <w:rPr>
          <w:rFonts w:asciiTheme="minorHAnsi" w:hAnsiTheme="minorHAnsi" w:cstheme="minorHAnsi"/>
          <w:b/>
          <w:bCs/>
          <w:szCs w:val="24"/>
        </w:rPr>
        <w:t>Rights</w:t>
      </w:r>
      <w:r w:rsidRPr="00602788">
        <w:rPr>
          <w:rFonts w:asciiTheme="minorHAnsi" w:hAnsiTheme="minorHAnsi" w:cstheme="minorHAnsi"/>
          <w:b/>
          <w:szCs w:val="24"/>
        </w:rPr>
        <w:t>.</w:t>
      </w:r>
      <w:r w:rsidR="00162A01" w:rsidRPr="00602788">
        <w:rPr>
          <w:rFonts w:asciiTheme="minorHAnsi" w:hAnsiTheme="minorHAnsi" w:cstheme="minorHAnsi"/>
          <w:b/>
          <w:szCs w:val="24"/>
        </w:rPr>
        <w:t xml:space="preserve"> </w:t>
      </w:r>
    </w:p>
    <w:p w14:paraId="63897D1F" w14:textId="4DFCE24F" w:rsidR="006A66BD" w:rsidRPr="003D033B" w:rsidRDefault="009E15FE" w:rsidP="00214D57">
      <w:pPr>
        <w:tabs>
          <w:tab w:val="left" w:pos="360"/>
        </w:tabs>
        <w:ind w:right="720"/>
        <w:rPr>
          <w:rFonts w:asciiTheme="minorHAnsi" w:hAnsiTheme="minorHAnsi" w:cstheme="minorHAnsi"/>
          <w:szCs w:val="24"/>
        </w:rPr>
      </w:pPr>
      <w:r w:rsidRPr="003D033B">
        <w:rPr>
          <w:rFonts w:asciiTheme="minorHAnsi" w:hAnsiTheme="minorHAnsi" w:cstheme="minorHAnsi"/>
          <w:szCs w:val="24"/>
        </w:rPr>
        <w:t xml:space="preserve">Contractor irrevocably assigns to </w:t>
      </w:r>
      <w:r w:rsidR="00C973D8" w:rsidRPr="003D033B">
        <w:rPr>
          <w:rFonts w:asciiTheme="minorHAnsi" w:hAnsiTheme="minorHAnsi" w:cstheme="minorHAnsi"/>
          <w:szCs w:val="24"/>
        </w:rPr>
        <w:t>A</w:t>
      </w:r>
      <w:r w:rsidRPr="003D033B">
        <w:rPr>
          <w:rFonts w:asciiTheme="minorHAnsi" w:hAnsiTheme="minorHAnsi" w:cstheme="minorHAnsi"/>
          <w:szCs w:val="24"/>
        </w:rPr>
        <w:t>gency</w:t>
      </w:r>
      <w:r w:rsidR="006A66BD" w:rsidRPr="003D033B">
        <w:rPr>
          <w:rFonts w:asciiTheme="minorHAnsi" w:hAnsiTheme="minorHAnsi" w:cstheme="minorHAnsi"/>
          <w:szCs w:val="24"/>
        </w:rPr>
        <w:t xml:space="preserve"> </w:t>
      </w:r>
      <w:r w:rsidRPr="003D033B">
        <w:rPr>
          <w:rFonts w:asciiTheme="minorHAnsi" w:hAnsiTheme="minorHAnsi" w:cstheme="minorHAnsi"/>
          <w:szCs w:val="24"/>
        </w:rPr>
        <w:t xml:space="preserve">and shall require any of its subcontractors to irrevocably assign to </w:t>
      </w:r>
      <w:r w:rsidR="0080648A" w:rsidRPr="003D033B">
        <w:rPr>
          <w:rFonts w:asciiTheme="minorHAnsi" w:hAnsiTheme="minorHAnsi" w:cstheme="minorHAnsi"/>
          <w:szCs w:val="24"/>
        </w:rPr>
        <w:t>the State of Oregon</w:t>
      </w:r>
      <w:r w:rsidRPr="003D033B">
        <w:rPr>
          <w:rFonts w:asciiTheme="minorHAnsi" w:hAnsiTheme="minorHAnsi" w:cstheme="minorHAnsi"/>
          <w:szCs w:val="24"/>
        </w:rPr>
        <w:t xml:space="preserve">, as third party beneficiary, any claim for relief or cause of action which </w:t>
      </w:r>
      <w:r w:rsidR="004E5165" w:rsidRPr="003D033B">
        <w:rPr>
          <w:rFonts w:asciiTheme="minorHAnsi" w:hAnsiTheme="minorHAnsi" w:cstheme="minorHAnsi"/>
          <w:szCs w:val="24"/>
        </w:rPr>
        <w:t>C</w:t>
      </w:r>
      <w:r w:rsidRPr="003D033B">
        <w:rPr>
          <w:rFonts w:asciiTheme="minorHAnsi" w:hAnsiTheme="minorHAnsi" w:cstheme="minorHAnsi"/>
          <w:szCs w:val="24"/>
        </w:rPr>
        <w:t xml:space="preserve">ontractor now has or which may accrue to </w:t>
      </w:r>
      <w:r w:rsidR="004E5165" w:rsidRPr="003D033B">
        <w:rPr>
          <w:rFonts w:asciiTheme="minorHAnsi" w:hAnsiTheme="minorHAnsi" w:cstheme="minorHAnsi"/>
          <w:szCs w:val="24"/>
        </w:rPr>
        <w:t>C</w:t>
      </w:r>
      <w:r w:rsidRPr="003D033B">
        <w:rPr>
          <w:rFonts w:asciiTheme="minorHAnsi" w:hAnsiTheme="minorHAnsi" w:cstheme="minorHAnsi"/>
          <w:szCs w:val="24"/>
        </w:rPr>
        <w:t xml:space="preserve">ontractor in the future by reason of any violation of 15 </w:t>
      </w:r>
      <w:r w:rsidR="003B4B7B" w:rsidRPr="003D033B">
        <w:rPr>
          <w:rFonts w:asciiTheme="minorHAnsi" w:hAnsiTheme="minorHAnsi" w:cstheme="minorHAnsi"/>
          <w:szCs w:val="24"/>
        </w:rPr>
        <w:t>U.S.C</w:t>
      </w:r>
      <w:r w:rsidRPr="003D033B">
        <w:rPr>
          <w:rFonts w:asciiTheme="minorHAnsi" w:hAnsiTheme="minorHAnsi" w:cstheme="minorHAnsi"/>
          <w:szCs w:val="24"/>
        </w:rPr>
        <w:t xml:space="preserve">. § 1-15 or </w:t>
      </w:r>
      <w:r w:rsidR="003B4B7B" w:rsidRPr="003D033B">
        <w:rPr>
          <w:rFonts w:asciiTheme="minorHAnsi" w:hAnsiTheme="minorHAnsi" w:cstheme="minorHAnsi"/>
          <w:szCs w:val="24"/>
        </w:rPr>
        <w:t>ORS</w:t>
      </w:r>
      <w:r w:rsidRPr="003D033B">
        <w:rPr>
          <w:rFonts w:asciiTheme="minorHAnsi" w:hAnsiTheme="minorHAnsi" w:cstheme="minorHAnsi"/>
          <w:szCs w:val="24"/>
        </w:rPr>
        <w:t xml:space="preserve"> 646.725 or </w:t>
      </w:r>
      <w:r w:rsidR="003B4B7B" w:rsidRPr="003D033B">
        <w:rPr>
          <w:rFonts w:asciiTheme="minorHAnsi" w:hAnsiTheme="minorHAnsi" w:cstheme="minorHAnsi"/>
          <w:szCs w:val="24"/>
        </w:rPr>
        <w:t>ORS</w:t>
      </w:r>
      <w:r w:rsidRPr="003D033B">
        <w:rPr>
          <w:rFonts w:asciiTheme="minorHAnsi" w:hAnsiTheme="minorHAnsi" w:cstheme="minorHAnsi"/>
          <w:szCs w:val="24"/>
        </w:rPr>
        <w:t xml:space="preserve"> 646.730, in connection with any </w:t>
      </w:r>
      <w:r w:rsidR="0080648A" w:rsidRPr="003D033B">
        <w:rPr>
          <w:rFonts w:asciiTheme="minorHAnsi" w:hAnsiTheme="minorHAnsi" w:cstheme="minorHAnsi"/>
          <w:szCs w:val="24"/>
        </w:rPr>
        <w:t>G</w:t>
      </w:r>
      <w:r w:rsidRPr="003D033B">
        <w:rPr>
          <w:rFonts w:asciiTheme="minorHAnsi" w:hAnsiTheme="minorHAnsi" w:cstheme="minorHAnsi"/>
          <w:szCs w:val="24"/>
        </w:rPr>
        <w:t xml:space="preserve">oods or </w:t>
      </w:r>
      <w:r w:rsidR="0080648A" w:rsidRPr="003D033B">
        <w:rPr>
          <w:rFonts w:asciiTheme="minorHAnsi" w:hAnsiTheme="minorHAnsi" w:cstheme="minorHAnsi"/>
          <w:szCs w:val="24"/>
        </w:rPr>
        <w:t>S</w:t>
      </w:r>
      <w:r w:rsidRPr="003D033B">
        <w:rPr>
          <w:rFonts w:asciiTheme="minorHAnsi" w:hAnsiTheme="minorHAnsi" w:cstheme="minorHAnsi"/>
          <w:szCs w:val="24"/>
        </w:rPr>
        <w:t xml:space="preserve">ervices provided to </w:t>
      </w:r>
      <w:r w:rsidR="0080648A" w:rsidRPr="003D033B">
        <w:rPr>
          <w:rFonts w:asciiTheme="minorHAnsi" w:hAnsiTheme="minorHAnsi" w:cstheme="minorHAnsi"/>
          <w:szCs w:val="24"/>
        </w:rPr>
        <w:t>C</w:t>
      </w:r>
      <w:r w:rsidRPr="003D033B">
        <w:rPr>
          <w:rFonts w:asciiTheme="minorHAnsi" w:hAnsiTheme="minorHAnsi" w:cstheme="minorHAnsi"/>
          <w:szCs w:val="24"/>
        </w:rPr>
        <w:t xml:space="preserve">ontractor for the purpose of carrying out </w:t>
      </w:r>
      <w:r w:rsidR="0080648A" w:rsidRPr="003D033B">
        <w:rPr>
          <w:rFonts w:asciiTheme="minorHAnsi" w:hAnsiTheme="minorHAnsi" w:cstheme="minorHAnsi"/>
          <w:szCs w:val="24"/>
        </w:rPr>
        <w:t>C</w:t>
      </w:r>
      <w:r w:rsidRPr="003D033B">
        <w:rPr>
          <w:rFonts w:asciiTheme="minorHAnsi" w:hAnsiTheme="minorHAnsi" w:cstheme="minorHAnsi"/>
          <w:szCs w:val="24"/>
        </w:rPr>
        <w:t xml:space="preserve">ontractor’s obligations under this </w:t>
      </w:r>
      <w:r w:rsidR="0080648A" w:rsidRPr="003D033B">
        <w:rPr>
          <w:rFonts w:asciiTheme="minorHAnsi" w:hAnsiTheme="minorHAnsi" w:cstheme="minorHAnsi"/>
          <w:szCs w:val="24"/>
        </w:rPr>
        <w:t>C</w:t>
      </w:r>
      <w:r w:rsidRPr="003D033B">
        <w:rPr>
          <w:rFonts w:asciiTheme="minorHAnsi" w:hAnsiTheme="minorHAnsi" w:cstheme="minorHAnsi"/>
          <w:szCs w:val="24"/>
        </w:rPr>
        <w:t xml:space="preserve">ontract, including, at </w:t>
      </w:r>
      <w:r w:rsidR="0080648A" w:rsidRPr="003D033B">
        <w:rPr>
          <w:rFonts w:asciiTheme="minorHAnsi" w:hAnsiTheme="minorHAnsi" w:cstheme="minorHAnsi"/>
          <w:szCs w:val="24"/>
        </w:rPr>
        <w:t>the O</w:t>
      </w:r>
      <w:r w:rsidRPr="003D033B">
        <w:rPr>
          <w:rFonts w:asciiTheme="minorHAnsi" w:hAnsiTheme="minorHAnsi" w:cstheme="minorHAnsi"/>
          <w:szCs w:val="24"/>
        </w:rPr>
        <w:t xml:space="preserve">regon </w:t>
      </w:r>
      <w:r w:rsidR="0080648A" w:rsidRPr="003D033B">
        <w:rPr>
          <w:rFonts w:asciiTheme="minorHAnsi" w:hAnsiTheme="minorHAnsi" w:cstheme="minorHAnsi"/>
          <w:szCs w:val="24"/>
        </w:rPr>
        <w:t>A</w:t>
      </w:r>
      <w:r w:rsidRPr="003D033B">
        <w:rPr>
          <w:rFonts w:asciiTheme="minorHAnsi" w:hAnsiTheme="minorHAnsi" w:cstheme="minorHAnsi"/>
          <w:szCs w:val="24"/>
        </w:rPr>
        <w:t xml:space="preserve">ttorney </w:t>
      </w:r>
      <w:r w:rsidR="0080648A" w:rsidRPr="003D033B">
        <w:rPr>
          <w:rFonts w:asciiTheme="minorHAnsi" w:hAnsiTheme="minorHAnsi" w:cstheme="minorHAnsi"/>
          <w:szCs w:val="24"/>
        </w:rPr>
        <w:t>G</w:t>
      </w:r>
      <w:r w:rsidRPr="003D033B">
        <w:rPr>
          <w:rFonts w:asciiTheme="minorHAnsi" w:hAnsiTheme="minorHAnsi" w:cstheme="minorHAnsi"/>
          <w:szCs w:val="24"/>
        </w:rPr>
        <w:t>eneral’s option, the right to control any such litigation on such claim for relief or cause of action.</w:t>
      </w:r>
    </w:p>
    <w:p w14:paraId="4D95E920" w14:textId="142D21B2" w:rsidR="00E41853" w:rsidRPr="00F94AE1" w:rsidRDefault="00C1222F" w:rsidP="007877B5">
      <w:pPr>
        <w:pStyle w:val="ListParagraph"/>
        <w:numPr>
          <w:ilvl w:val="0"/>
          <w:numId w:val="5"/>
        </w:numPr>
        <w:tabs>
          <w:tab w:val="left" w:pos="360"/>
        </w:tabs>
        <w:ind w:left="0" w:firstLine="0"/>
        <w:contextualSpacing w:val="0"/>
        <w:rPr>
          <w:rFonts w:asciiTheme="minorHAnsi" w:hAnsiTheme="minorHAnsi" w:cstheme="minorHAnsi"/>
          <w:b/>
          <w:bCs/>
          <w:szCs w:val="24"/>
        </w:rPr>
      </w:pPr>
      <w:r w:rsidRPr="00F94AE1">
        <w:rPr>
          <w:rFonts w:asciiTheme="minorHAnsi" w:hAnsiTheme="minorHAnsi" w:cstheme="minorHAnsi"/>
          <w:b/>
          <w:szCs w:val="24"/>
        </w:rPr>
        <w:t>Limitation of Liability.</w:t>
      </w:r>
      <w:r w:rsidR="00162A01">
        <w:rPr>
          <w:rFonts w:asciiTheme="minorHAnsi" w:hAnsiTheme="minorHAnsi" w:cstheme="minorHAnsi"/>
          <w:b/>
          <w:szCs w:val="24"/>
        </w:rPr>
        <w:t xml:space="preserve"> </w:t>
      </w:r>
    </w:p>
    <w:p w14:paraId="6733134E" w14:textId="4032B2B0" w:rsidR="00E41853" w:rsidRPr="00EC69C8" w:rsidRDefault="00E41853" w:rsidP="007877B5">
      <w:pPr>
        <w:pStyle w:val="ListParagraph"/>
        <w:numPr>
          <w:ilvl w:val="1"/>
          <w:numId w:val="5"/>
        </w:numPr>
        <w:tabs>
          <w:tab w:val="left" w:pos="360"/>
        </w:tabs>
        <w:ind w:left="0" w:firstLine="0"/>
        <w:contextualSpacing w:val="0"/>
        <w:rPr>
          <w:rFonts w:asciiTheme="minorHAnsi" w:hAnsiTheme="minorHAnsi" w:cstheme="minorHAnsi"/>
          <w:b/>
          <w:bCs/>
          <w:szCs w:val="24"/>
        </w:rPr>
      </w:pPr>
      <w:r w:rsidRPr="00EC69C8">
        <w:rPr>
          <w:rFonts w:asciiTheme="minorHAnsi" w:hAnsiTheme="minorHAnsi" w:cstheme="minorHAnsi"/>
          <w:b/>
          <w:bCs/>
          <w:szCs w:val="24"/>
        </w:rPr>
        <w:t>Direct Damages.</w:t>
      </w:r>
      <w:r w:rsidRPr="00EC69C8">
        <w:rPr>
          <w:rFonts w:asciiTheme="minorHAnsi" w:hAnsiTheme="minorHAnsi" w:cstheme="minorHAnsi"/>
          <w:szCs w:val="24"/>
        </w:rPr>
        <w:t xml:space="preserve"> Each </w:t>
      </w:r>
      <w:r w:rsidR="00AD01F8">
        <w:rPr>
          <w:rFonts w:asciiTheme="minorHAnsi" w:hAnsiTheme="minorHAnsi" w:cstheme="minorHAnsi"/>
          <w:szCs w:val="24"/>
        </w:rPr>
        <w:t>p</w:t>
      </w:r>
      <w:r w:rsidRPr="00EC69C8">
        <w:rPr>
          <w:rFonts w:asciiTheme="minorHAnsi" w:hAnsiTheme="minorHAnsi" w:cstheme="minorHAnsi"/>
          <w:szCs w:val="24"/>
        </w:rPr>
        <w:t xml:space="preserve">arty’s total liability to the other </w:t>
      </w:r>
      <w:r w:rsidR="00AD01F8">
        <w:rPr>
          <w:rFonts w:asciiTheme="minorHAnsi" w:hAnsiTheme="minorHAnsi" w:cstheme="minorHAnsi"/>
          <w:szCs w:val="24"/>
        </w:rPr>
        <w:t>p</w:t>
      </w:r>
      <w:r w:rsidRPr="00EC69C8">
        <w:rPr>
          <w:rFonts w:asciiTheme="minorHAnsi" w:hAnsiTheme="minorHAnsi" w:cstheme="minorHAnsi"/>
          <w:szCs w:val="24"/>
        </w:rPr>
        <w:t xml:space="preserve">arty for any direct damages arising out of or relating to its performance or failure to perform under this Contract, whether based on an action or claim in contract, equity, negligence, tort or otherwise, will not in the aggregate exceed two times the </w:t>
      </w:r>
      <w:r w:rsidR="00F94C39">
        <w:rPr>
          <w:rFonts w:asciiTheme="minorHAnsi" w:hAnsiTheme="minorHAnsi" w:cstheme="minorHAnsi"/>
          <w:szCs w:val="24"/>
        </w:rPr>
        <w:t>total compensation under</w:t>
      </w:r>
      <w:r w:rsidRPr="00EC69C8">
        <w:rPr>
          <w:rFonts w:asciiTheme="minorHAnsi" w:hAnsiTheme="minorHAnsi" w:cstheme="minorHAnsi"/>
          <w:szCs w:val="24"/>
        </w:rPr>
        <w:t xml:space="preserve"> this </w:t>
      </w:r>
      <w:r w:rsidR="00AD01F8">
        <w:rPr>
          <w:rFonts w:asciiTheme="minorHAnsi" w:hAnsiTheme="minorHAnsi" w:cstheme="minorHAnsi"/>
          <w:szCs w:val="24"/>
        </w:rPr>
        <w:t>C</w:t>
      </w:r>
      <w:r w:rsidRPr="00EC69C8">
        <w:rPr>
          <w:rFonts w:asciiTheme="minorHAnsi" w:hAnsiTheme="minorHAnsi" w:cstheme="minorHAnsi"/>
          <w:szCs w:val="24"/>
        </w:rPr>
        <w:t>ontract.</w:t>
      </w:r>
    </w:p>
    <w:p w14:paraId="2D789810" w14:textId="158BE361" w:rsidR="00E41853" w:rsidRPr="00EC69C8" w:rsidRDefault="00E41853" w:rsidP="007877B5">
      <w:pPr>
        <w:pStyle w:val="ListParagraph"/>
        <w:numPr>
          <w:ilvl w:val="1"/>
          <w:numId w:val="5"/>
        </w:numPr>
        <w:tabs>
          <w:tab w:val="left" w:pos="360"/>
        </w:tabs>
        <w:ind w:left="0" w:firstLine="0"/>
        <w:contextualSpacing w:val="0"/>
        <w:rPr>
          <w:rFonts w:asciiTheme="minorHAnsi" w:hAnsiTheme="minorHAnsi" w:cstheme="minorHAnsi"/>
          <w:b/>
          <w:bCs/>
          <w:szCs w:val="24"/>
        </w:rPr>
      </w:pPr>
      <w:r w:rsidRPr="00EC69C8">
        <w:rPr>
          <w:rFonts w:asciiTheme="minorHAnsi" w:hAnsiTheme="minorHAnsi" w:cstheme="minorHAnsi"/>
          <w:b/>
          <w:bCs/>
          <w:szCs w:val="24"/>
        </w:rPr>
        <w:t>Consequential Damages.</w:t>
      </w:r>
      <w:r w:rsidRPr="00EC69C8">
        <w:rPr>
          <w:rFonts w:asciiTheme="minorHAnsi" w:hAnsiTheme="minorHAnsi" w:cstheme="minorHAnsi"/>
          <w:szCs w:val="24"/>
        </w:rPr>
        <w:t xml:space="preserve"> Neither Agency nor Contractor will be liable for, nor will the measure of damages include, any indirect, incidental, special or consequential damages, including reputational harm, lost profits</w:t>
      </w:r>
      <w:r w:rsidR="008B4A40">
        <w:rPr>
          <w:rFonts w:asciiTheme="minorHAnsi" w:hAnsiTheme="minorHAnsi" w:cstheme="minorHAnsi"/>
          <w:szCs w:val="24"/>
        </w:rPr>
        <w:t>,</w:t>
      </w:r>
      <w:r w:rsidRPr="00EC69C8">
        <w:rPr>
          <w:rFonts w:asciiTheme="minorHAnsi" w:hAnsiTheme="minorHAnsi" w:cstheme="minorHAnsi"/>
          <w:szCs w:val="24"/>
        </w:rPr>
        <w:t xml:space="preserve"> or lost savings, arising out of or relating to its performance or failure to perform under this Contract even if such </w:t>
      </w:r>
      <w:r w:rsidR="00273E08">
        <w:rPr>
          <w:rFonts w:asciiTheme="minorHAnsi" w:hAnsiTheme="minorHAnsi" w:cstheme="minorHAnsi"/>
          <w:szCs w:val="24"/>
        </w:rPr>
        <w:t>p</w:t>
      </w:r>
      <w:r w:rsidRPr="00EC69C8">
        <w:rPr>
          <w:rFonts w:asciiTheme="minorHAnsi" w:hAnsiTheme="minorHAnsi" w:cstheme="minorHAnsi"/>
          <w:szCs w:val="24"/>
        </w:rPr>
        <w:t>arty is advised of the possibility of such damages.</w:t>
      </w:r>
    </w:p>
    <w:p w14:paraId="066E79E7" w14:textId="702A8BC2" w:rsidR="00E41853" w:rsidRPr="00EC69C8" w:rsidRDefault="00E41853" w:rsidP="007877B5">
      <w:pPr>
        <w:pStyle w:val="ListParagraph"/>
        <w:numPr>
          <w:ilvl w:val="1"/>
          <w:numId w:val="5"/>
        </w:numPr>
        <w:tabs>
          <w:tab w:val="left" w:pos="360"/>
        </w:tabs>
        <w:ind w:left="0" w:firstLine="0"/>
        <w:contextualSpacing w:val="0"/>
        <w:rPr>
          <w:rFonts w:asciiTheme="minorHAnsi" w:hAnsiTheme="minorHAnsi" w:cstheme="minorHAnsi"/>
          <w:b/>
          <w:bCs/>
          <w:szCs w:val="24"/>
        </w:rPr>
      </w:pPr>
      <w:r w:rsidRPr="00EC69C8">
        <w:rPr>
          <w:rFonts w:asciiTheme="minorHAnsi" w:hAnsiTheme="minorHAnsi" w:cstheme="minorHAnsi"/>
          <w:b/>
          <w:bCs/>
          <w:szCs w:val="24"/>
        </w:rPr>
        <w:t>Exclusions.</w:t>
      </w:r>
      <w:r w:rsidRPr="00EC69C8">
        <w:rPr>
          <w:rFonts w:asciiTheme="minorHAnsi" w:hAnsiTheme="minorHAnsi" w:cstheme="minorHAnsi"/>
          <w:szCs w:val="24"/>
        </w:rPr>
        <w:t xml:space="preserve"> The limitations or exculpations of liability set forth in Section </w:t>
      </w:r>
      <w:r w:rsidR="00194323">
        <w:rPr>
          <w:rFonts w:asciiTheme="minorHAnsi" w:hAnsiTheme="minorHAnsi" w:cstheme="minorHAnsi"/>
          <w:szCs w:val="24"/>
        </w:rPr>
        <w:t>1</w:t>
      </w:r>
      <w:r w:rsidR="00086DCD">
        <w:rPr>
          <w:rFonts w:asciiTheme="minorHAnsi" w:hAnsiTheme="minorHAnsi" w:cstheme="minorHAnsi"/>
          <w:szCs w:val="24"/>
        </w:rPr>
        <w:t>3.1</w:t>
      </w:r>
      <w:r w:rsidRPr="00EC69C8">
        <w:rPr>
          <w:rFonts w:asciiTheme="minorHAnsi" w:hAnsiTheme="minorHAnsi" w:cstheme="minorHAnsi"/>
          <w:szCs w:val="24"/>
        </w:rPr>
        <w:t xml:space="preserve"> </w:t>
      </w:r>
      <w:r w:rsidR="0046696A">
        <w:rPr>
          <w:rFonts w:asciiTheme="minorHAnsi" w:hAnsiTheme="minorHAnsi" w:cstheme="minorHAnsi"/>
          <w:szCs w:val="24"/>
        </w:rPr>
        <w:t xml:space="preserve">do </w:t>
      </w:r>
      <w:r w:rsidRPr="00EC69C8">
        <w:rPr>
          <w:rFonts w:asciiTheme="minorHAnsi" w:hAnsiTheme="minorHAnsi" w:cstheme="minorHAnsi"/>
          <w:szCs w:val="24"/>
        </w:rPr>
        <w:t>not apply to:</w:t>
      </w:r>
    </w:p>
    <w:p w14:paraId="57474F75" w14:textId="53EDE7CE" w:rsidR="00E41853" w:rsidRPr="00EC69C8" w:rsidRDefault="00E41853" w:rsidP="00A4012E">
      <w:pPr>
        <w:pStyle w:val="ListParagraph"/>
        <w:numPr>
          <w:ilvl w:val="2"/>
          <w:numId w:val="5"/>
        </w:numPr>
        <w:ind w:left="360" w:hanging="360"/>
        <w:contextualSpacing w:val="0"/>
        <w:rPr>
          <w:rFonts w:asciiTheme="minorHAnsi" w:hAnsiTheme="minorHAnsi" w:cstheme="minorHAnsi"/>
          <w:b/>
          <w:bCs/>
          <w:szCs w:val="24"/>
        </w:rPr>
      </w:pPr>
      <w:r w:rsidRPr="00EC69C8">
        <w:rPr>
          <w:rFonts w:asciiTheme="minorHAnsi" w:hAnsiTheme="minorHAnsi" w:cstheme="minorHAnsi"/>
          <w:szCs w:val="24"/>
        </w:rPr>
        <w:t xml:space="preserve">The failure of (i) Agency to pay amounts due under this Contract or (ii) Contractor to issue </w:t>
      </w:r>
      <w:r w:rsidR="001A7849">
        <w:rPr>
          <w:rFonts w:asciiTheme="minorHAnsi" w:hAnsiTheme="minorHAnsi" w:cstheme="minorHAnsi"/>
          <w:szCs w:val="24"/>
        </w:rPr>
        <w:t>c</w:t>
      </w:r>
      <w:r w:rsidRPr="00EC69C8">
        <w:rPr>
          <w:rFonts w:asciiTheme="minorHAnsi" w:hAnsiTheme="minorHAnsi" w:cstheme="minorHAnsi"/>
          <w:szCs w:val="24"/>
        </w:rPr>
        <w:t>redits or otherwise make payments that do not constitute damages due under this Contract</w:t>
      </w:r>
      <w:r w:rsidR="002F7AFA">
        <w:rPr>
          <w:rFonts w:asciiTheme="minorHAnsi" w:hAnsiTheme="minorHAnsi" w:cstheme="minorHAnsi"/>
          <w:szCs w:val="24"/>
        </w:rPr>
        <w:t>.</w:t>
      </w:r>
    </w:p>
    <w:p w14:paraId="65C032B6" w14:textId="436E9FD5" w:rsidR="00E41853" w:rsidRPr="00A4012E" w:rsidRDefault="00E41853" w:rsidP="00A4012E">
      <w:pPr>
        <w:pStyle w:val="ListParagraph"/>
        <w:numPr>
          <w:ilvl w:val="2"/>
          <w:numId w:val="5"/>
        </w:numPr>
        <w:ind w:left="360" w:hanging="360"/>
        <w:contextualSpacing w:val="0"/>
        <w:rPr>
          <w:rFonts w:asciiTheme="minorHAnsi" w:hAnsiTheme="minorHAnsi" w:cstheme="minorHAnsi"/>
          <w:szCs w:val="24"/>
        </w:rPr>
      </w:pPr>
      <w:r w:rsidRPr="00EC69C8">
        <w:rPr>
          <w:rFonts w:asciiTheme="minorHAnsi" w:hAnsiTheme="minorHAnsi" w:cstheme="minorHAnsi"/>
          <w:szCs w:val="24"/>
        </w:rPr>
        <w:t xml:space="preserve">Personal injury, death, real or tangible personal property loss or damage to the extent resulting from Contractor’s or the State’s or either’s agents’ acts or omissions for which Contractor or the State or either’s agents are held legally responsible under applicable </w:t>
      </w:r>
      <w:r w:rsidR="0046696A">
        <w:rPr>
          <w:rFonts w:asciiTheme="minorHAnsi" w:hAnsiTheme="minorHAnsi" w:cstheme="minorHAnsi"/>
          <w:szCs w:val="24"/>
        </w:rPr>
        <w:t>l</w:t>
      </w:r>
      <w:r w:rsidRPr="00EC69C8">
        <w:rPr>
          <w:rFonts w:asciiTheme="minorHAnsi" w:hAnsiTheme="minorHAnsi" w:cstheme="minorHAnsi"/>
          <w:szCs w:val="24"/>
        </w:rPr>
        <w:t>aw</w:t>
      </w:r>
      <w:r w:rsidR="002F7AFA">
        <w:rPr>
          <w:rFonts w:asciiTheme="minorHAnsi" w:hAnsiTheme="minorHAnsi" w:cstheme="minorHAnsi"/>
          <w:szCs w:val="24"/>
        </w:rPr>
        <w:t>.</w:t>
      </w:r>
      <w:r w:rsidRPr="00EC69C8">
        <w:rPr>
          <w:rFonts w:asciiTheme="minorHAnsi" w:hAnsiTheme="minorHAnsi" w:cstheme="minorHAnsi"/>
          <w:szCs w:val="24"/>
        </w:rPr>
        <w:t xml:space="preserve"> </w:t>
      </w:r>
    </w:p>
    <w:p w14:paraId="19666FF3" w14:textId="572FDC3F" w:rsidR="00E41853" w:rsidRPr="00A4012E" w:rsidRDefault="00E41853" w:rsidP="00A4012E">
      <w:pPr>
        <w:pStyle w:val="ListParagraph"/>
        <w:numPr>
          <w:ilvl w:val="2"/>
          <w:numId w:val="5"/>
        </w:numPr>
        <w:ind w:left="360" w:hanging="360"/>
        <w:contextualSpacing w:val="0"/>
        <w:rPr>
          <w:rFonts w:asciiTheme="minorHAnsi" w:hAnsiTheme="minorHAnsi" w:cstheme="minorHAnsi"/>
          <w:szCs w:val="24"/>
        </w:rPr>
      </w:pPr>
      <w:r w:rsidRPr="00EC69C8">
        <w:rPr>
          <w:rFonts w:asciiTheme="minorHAnsi" w:hAnsiTheme="minorHAnsi" w:cstheme="minorHAnsi"/>
          <w:szCs w:val="24"/>
        </w:rPr>
        <w:t xml:space="preserve">Any </w:t>
      </w:r>
      <w:r w:rsidR="00A4012E">
        <w:rPr>
          <w:rFonts w:asciiTheme="minorHAnsi" w:hAnsiTheme="minorHAnsi" w:cstheme="minorHAnsi"/>
          <w:szCs w:val="24"/>
        </w:rPr>
        <w:t>third-party</w:t>
      </w:r>
      <w:r w:rsidR="0046696A">
        <w:rPr>
          <w:rFonts w:asciiTheme="minorHAnsi" w:hAnsiTheme="minorHAnsi" w:cstheme="minorHAnsi"/>
          <w:szCs w:val="24"/>
        </w:rPr>
        <w:t xml:space="preserve"> </w:t>
      </w:r>
      <w:r w:rsidRPr="00EC69C8">
        <w:rPr>
          <w:rFonts w:asciiTheme="minorHAnsi" w:hAnsiTheme="minorHAnsi" w:cstheme="minorHAnsi"/>
          <w:szCs w:val="24"/>
        </w:rPr>
        <w:t xml:space="preserve">claims that the </w:t>
      </w:r>
      <w:r w:rsidR="002A6435">
        <w:rPr>
          <w:rFonts w:asciiTheme="minorHAnsi" w:hAnsiTheme="minorHAnsi" w:cstheme="minorHAnsi"/>
          <w:szCs w:val="24"/>
        </w:rPr>
        <w:t>Goods</w:t>
      </w:r>
      <w:r w:rsidR="00DA480C">
        <w:rPr>
          <w:rFonts w:asciiTheme="minorHAnsi" w:hAnsiTheme="minorHAnsi" w:cstheme="minorHAnsi"/>
          <w:szCs w:val="24"/>
        </w:rPr>
        <w:t xml:space="preserve"> or </w:t>
      </w:r>
      <w:r w:rsidR="002A6435">
        <w:rPr>
          <w:rFonts w:asciiTheme="minorHAnsi" w:hAnsiTheme="minorHAnsi" w:cstheme="minorHAnsi"/>
          <w:szCs w:val="24"/>
        </w:rPr>
        <w:t>Services</w:t>
      </w:r>
      <w:r w:rsidR="00024C45">
        <w:rPr>
          <w:rFonts w:asciiTheme="minorHAnsi" w:hAnsiTheme="minorHAnsi" w:cstheme="minorHAnsi"/>
          <w:szCs w:val="24"/>
        </w:rPr>
        <w:t>,</w:t>
      </w:r>
      <w:r w:rsidRPr="00EC69C8">
        <w:rPr>
          <w:rFonts w:asciiTheme="minorHAnsi" w:hAnsiTheme="minorHAnsi" w:cstheme="minorHAnsi"/>
          <w:szCs w:val="24"/>
        </w:rPr>
        <w:t xml:space="preserve"> or Agency’s use thereof</w:t>
      </w:r>
      <w:r w:rsidR="007B3D6E">
        <w:rPr>
          <w:rFonts w:asciiTheme="minorHAnsi" w:hAnsiTheme="minorHAnsi" w:cstheme="minorHAnsi"/>
          <w:szCs w:val="24"/>
        </w:rPr>
        <w:t>,</w:t>
      </w:r>
      <w:r w:rsidRPr="00EC69C8">
        <w:rPr>
          <w:rFonts w:asciiTheme="minorHAnsi" w:hAnsiTheme="minorHAnsi" w:cstheme="minorHAnsi"/>
          <w:szCs w:val="24"/>
        </w:rPr>
        <w:t xml:space="preserve"> infringes or violates any </w:t>
      </w:r>
      <w:r w:rsidR="0046696A">
        <w:rPr>
          <w:rFonts w:asciiTheme="minorHAnsi" w:hAnsiTheme="minorHAnsi" w:cstheme="minorHAnsi"/>
          <w:szCs w:val="24"/>
        </w:rPr>
        <w:t>i</w:t>
      </w:r>
      <w:r w:rsidRPr="00EC69C8">
        <w:rPr>
          <w:rFonts w:asciiTheme="minorHAnsi" w:hAnsiTheme="minorHAnsi" w:cstheme="minorHAnsi"/>
          <w:szCs w:val="24"/>
        </w:rPr>
        <w:t xml:space="preserve">ntellectual </w:t>
      </w:r>
      <w:r w:rsidR="0046696A">
        <w:rPr>
          <w:rFonts w:asciiTheme="minorHAnsi" w:hAnsiTheme="minorHAnsi" w:cstheme="minorHAnsi"/>
          <w:szCs w:val="24"/>
        </w:rPr>
        <w:t>p</w:t>
      </w:r>
      <w:r w:rsidRPr="00EC69C8">
        <w:rPr>
          <w:rFonts w:asciiTheme="minorHAnsi" w:hAnsiTheme="minorHAnsi" w:cstheme="minorHAnsi"/>
          <w:szCs w:val="24"/>
        </w:rPr>
        <w:t xml:space="preserve">roperty </w:t>
      </w:r>
      <w:r w:rsidR="0046696A">
        <w:rPr>
          <w:rFonts w:asciiTheme="minorHAnsi" w:hAnsiTheme="minorHAnsi" w:cstheme="minorHAnsi"/>
          <w:szCs w:val="24"/>
        </w:rPr>
        <w:t>r</w:t>
      </w:r>
      <w:r w:rsidRPr="00EC69C8">
        <w:rPr>
          <w:rFonts w:asciiTheme="minorHAnsi" w:hAnsiTheme="minorHAnsi" w:cstheme="minorHAnsi"/>
          <w:szCs w:val="24"/>
        </w:rPr>
        <w:t>ight</w:t>
      </w:r>
      <w:r w:rsidR="002F7AFA">
        <w:rPr>
          <w:rFonts w:asciiTheme="minorHAnsi" w:hAnsiTheme="minorHAnsi" w:cstheme="minorHAnsi"/>
          <w:szCs w:val="24"/>
        </w:rPr>
        <w:t>.</w:t>
      </w:r>
    </w:p>
    <w:p w14:paraId="09E16C1C" w14:textId="0F4FD306" w:rsidR="00E41853" w:rsidRPr="00A4012E" w:rsidRDefault="0013338E" w:rsidP="00A4012E">
      <w:pPr>
        <w:pStyle w:val="ListParagraph"/>
        <w:numPr>
          <w:ilvl w:val="2"/>
          <w:numId w:val="5"/>
        </w:numPr>
        <w:ind w:left="360" w:hanging="360"/>
        <w:contextualSpacing w:val="0"/>
        <w:rPr>
          <w:rFonts w:asciiTheme="minorHAnsi" w:hAnsiTheme="minorHAnsi" w:cstheme="minorHAnsi"/>
          <w:szCs w:val="24"/>
        </w:rPr>
      </w:pPr>
      <w:r>
        <w:rPr>
          <w:rFonts w:asciiTheme="minorHAnsi" w:hAnsiTheme="minorHAnsi" w:cstheme="minorHAnsi"/>
          <w:szCs w:val="24"/>
        </w:rPr>
        <w:t>Contractor’s</w:t>
      </w:r>
      <w:r w:rsidR="00E41853" w:rsidRPr="00EC69C8">
        <w:rPr>
          <w:rFonts w:asciiTheme="minorHAnsi" w:hAnsiTheme="minorHAnsi" w:cstheme="minorHAnsi"/>
          <w:szCs w:val="24"/>
        </w:rPr>
        <w:t xml:space="preserve"> breach of the confidentiality or </w:t>
      </w:r>
      <w:r w:rsidR="003E2E49">
        <w:rPr>
          <w:rFonts w:asciiTheme="minorHAnsi" w:hAnsiTheme="minorHAnsi" w:cstheme="minorHAnsi"/>
          <w:szCs w:val="24"/>
        </w:rPr>
        <w:t xml:space="preserve">of </w:t>
      </w:r>
      <w:r w:rsidR="00E41853" w:rsidRPr="00EC69C8">
        <w:rPr>
          <w:rFonts w:asciiTheme="minorHAnsi" w:hAnsiTheme="minorHAnsi" w:cstheme="minorHAnsi"/>
          <w:szCs w:val="24"/>
        </w:rPr>
        <w:t>security and privacy protections</w:t>
      </w:r>
      <w:r w:rsidR="002F7AFA">
        <w:rPr>
          <w:rFonts w:asciiTheme="minorHAnsi" w:hAnsiTheme="minorHAnsi" w:cstheme="minorHAnsi"/>
          <w:szCs w:val="24"/>
        </w:rPr>
        <w:t>.</w:t>
      </w:r>
    </w:p>
    <w:p w14:paraId="27FD35CE" w14:textId="1187D772" w:rsidR="00E41853" w:rsidRPr="00A4012E" w:rsidRDefault="00E41853" w:rsidP="00A4012E">
      <w:pPr>
        <w:pStyle w:val="ListParagraph"/>
        <w:numPr>
          <w:ilvl w:val="2"/>
          <w:numId w:val="5"/>
        </w:numPr>
        <w:ind w:left="360" w:hanging="360"/>
        <w:contextualSpacing w:val="0"/>
        <w:rPr>
          <w:rFonts w:asciiTheme="minorHAnsi" w:hAnsiTheme="minorHAnsi" w:cstheme="minorHAnsi"/>
          <w:szCs w:val="24"/>
        </w:rPr>
      </w:pPr>
      <w:r w:rsidRPr="00EC69C8">
        <w:rPr>
          <w:rFonts w:asciiTheme="minorHAnsi" w:hAnsiTheme="minorHAnsi" w:cstheme="minorHAnsi"/>
          <w:szCs w:val="24"/>
        </w:rPr>
        <w:lastRenderedPageBreak/>
        <w:t xml:space="preserve">Any liability which a </w:t>
      </w:r>
      <w:r w:rsidR="002F7AFA">
        <w:rPr>
          <w:rFonts w:asciiTheme="minorHAnsi" w:hAnsiTheme="minorHAnsi" w:cstheme="minorHAnsi"/>
          <w:szCs w:val="24"/>
        </w:rPr>
        <w:t>p</w:t>
      </w:r>
      <w:r w:rsidRPr="00EC69C8">
        <w:rPr>
          <w:rFonts w:asciiTheme="minorHAnsi" w:hAnsiTheme="minorHAnsi" w:cstheme="minorHAnsi"/>
          <w:szCs w:val="24"/>
        </w:rPr>
        <w:t xml:space="preserve">arty is not permitted to exclude as a matter of </w:t>
      </w:r>
      <w:r w:rsidR="002F7AFA">
        <w:rPr>
          <w:rFonts w:asciiTheme="minorHAnsi" w:hAnsiTheme="minorHAnsi" w:cstheme="minorHAnsi"/>
          <w:szCs w:val="24"/>
        </w:rPr>
        <w:t>l</w:t>
      </w:r>
      <w:r w:rsidRPr="00EC69C8">
        <w:rPr>
          <w:rFonts w:asciiTheme="minorHAnsi" w:hAnsiTheme="minorHAnsi" w:cstheme="minorHAnsi"/>
          <w:szCs w:val="24"/>
        </w:rPr>
        <w:t>aw.</w:t>
      </w:r>
    </w:p>
    <w:p w14:paraId="60AFB58F" w14:textId="16B86B8A" w:rsidR="00BA2FB4" w:rsidRPr="00A4012E" w:rsidRDefault="001A7849" w:rsidP="00A4012E">
      <w:pPr>
        <w:pStyle w:val="ListParagraph"/>
        <w:numPr>
          <w:ilvl w:val="1"/>
          <w:numId w:val="5"/>
        </w:numPr>
        <w:tabs>
          <w:tab w:val="left" w:pos="360"/>
        </w:tabs>
        <w:ind w:left="0" w:firstLine="0"/>
        <w:contextualSpacing w:val="0"/>
        <w:rPr>
          <w:rFonts w:asciiTheme="minorHAnsi" w:hAnsiTheme="minorHAnsi" w:cstheme="minorHAnsi"/>
          <w:szCs w:val="24"/>
        </w:rPr>
      </w:pPr>
      <w:r w:rsidRPr="00A4012E">
        <w:rPr>
          <w:rFonts w:asciiTheme="minorHAnsi" w:hAnsiTheme="minorHAnsi" w:cstheme="minorHAnsi"/>
          <w:b/>
          <w:bCs/>
          <w:szCs w:val="24"/>
        </w:rPr>
        <w:t xml:space="preserve">Constitutional and Tort Claims Limits. </w:t>
      </w:r>
      <w:r w:rsidR="00BA2FB4" w:rsidRPr="00A4012E">
        <w:rPr>
          <w:rFonts w:asciiTheme="minorHAnsi" w:hAnsiTheme="minorHAnsi" w:cstheme="minorHAnsi"/>
          <w:szCs w:val="24"/>
        </w:rPr>
        <w:t xml:space="preserve">The State of Oregon’s and Agency’s </w:t>
      </w:r>
      <w:r w:rsidR="00C05192" w:rsidRPr="00A4012E">
        <w:rPr>
          <w:rFonts w:asciiTheme="minorHAnsi" w:hAnsiTheme="minorHAnsi" w:cstheme="minorHAnsi"/>
          <w:szCs w:val="24"/>
        </w:rPr>
        <w:t xml:space="preserve">liability </w:t>
      </w:r>
      <w:r w:rsidR="00BA2FB4" w:rsidRPr="00A4012E">
        <w:rPr>
          <w:rFonts w:asciiTheme="minorHAnsi" w:hAnsiTheme="minorHAnsi" w:cstheme="minorHAnsi"/>
          <w:szCs w:val="24"/>
        </w:rPr>
        <w:t xml:space="preserve">under this Contract are subject to the limitations of Article XI, Section 7 of the Oregon Constitution and the Oregon Tort Claims Act, ORS 30.260 through 30.300. </w:t>
      </w:r>
      <w:r w:rsidRPr="00A4012E">
        <w:rPr>
          <w:rFonts w:asciiTheme="minorHAnsi" w:hAnsiTheme="minorHAnsi" w:cstheme="minorHAnsi"/>
          <w:szCs w:val="24"/>
        </w:rPr>
        <w:t>Agency</w:t>
      </w:r>
      <w:r w:rsidR="00BA2FB4" w:rsidRPr="00A4012E">
        <w:rPr>
          <w:rFonts w:asciiTheme="minorHAnsi" w:hAnsiTheme="minorHAnsi" w:cstheme="minorHAnsi"/>
          <w:szCs w:val="24"/>
        </w:rPr>
        <w:t xml:space="preserve"> has no obligation to defend </w:t>
      </w:r>
      <w:r w:rsidRPr="00A4012E">
        <w:rPr>
          <w:rFonts w:asciiTheme="minorHAnsi" w:hAnsiTheme="minorHAnsi" w:cstheme="minorHAnsi"/>
          <w:szCs w:val="24"/>
        </w:rPr>
        <w:t>Contractor</w:t>
      </w:r>
      <w:r w:rsidR="00BA2FB4" w:rsidRPr="00A4012E">
        <w:rPr>
          <w:rFonts w:asciiTheme="minorHAnsi" w:hAnsiTheme="minorHAnsi" w:cstheme="minorHAnsi"/>
          <w:szCs w:val="24"/>
        </w:rPr>
        <w:t>.</w:t>
      </w:r>
    </w:p>
    <w:p w14:paraId="26B1D41E" w14:textId="5808B25E" w:rsidR="00E41853" w:rsidRPr="008A5C7D" w:rsidRDefault="00E41853" w:rsidP="007877B5">
      <w:pPr>
        <w:pStyle w:val="ListParagraph"/>
        <w:numPr>
          <w:ilvl w:val="0"/>
          <w:numId w:val="5"/>
        </w:numPr>
        <w:tabs>
          <w:tab w:val="left" w:pos="360"/>
        </w:tabs>
        <w:ind w:left="0" w:firstLine="0"/>
        <w:contextualSpacing w:val="0"/>
        <w:rPr>
          <w:rFonts w:asciiTheme="minorHAnsi" w:hAnsiTheme="minorHAnsi" w:cstheme="minorHAnsi"/>
          <w:b/>
          <w:bCs/>
          <w:szCs w:val="24"/>
        </w:rPr>
      </w:pPr>
      <w:r w:rsidRPr="008A5C7D">
        <w:rPr>
          <w:rFonts w:asciiTheme="minorHAnsi" w:hAnsiTheme="minorHAnsi" w:cstheme="minorHAnsi"/>
          <w:b/>
          <w:bCs/>
          <w:szCs w:val="24"/>
        </w:rPr>
        <w:t xml:space="preserve">Insurance </w:t>
      </w:r>
      <w:r w:rsidR="00C1222F" w:rsidRPr="008A5C7D">
        <w:rPr>
          <w:rFonts w:asciiTheme="minorHAnsi" w:hAnsiTheme="minorHAnsi" w:cstheme="minorHAnsi"/>
          <w:b/>
          <w:szCs w:val="24"/>
        </w:rPr>
        <w:t>Requirements.</w:t>
      </w:r>
      <w:r w:rsidR="00162A01">
        <w:rPr>
          <w:rFonts w:asciiTheme="minorHAnsi" w:hAnsiTheme="minorHAnsi" w:cstheme="minorHAnsi"/>
          <w:b/>
          <w:szCs w:val="24"/>
        </w:rPr>
        <w:t xml:space="preserve"> </w:t>
      </w:r>
      <w:r w:rsidR="00C1222F" w:rsidRPr="008A5C7D">
        <w:rPr>
          <w:rFonts w:asciiTheme="minorHAnsi" w:hAnsiTheme="minorHAnsi" w:cstheme="minorHAnsi"/>
          <w:szCs w:val="24"/>
        </w:rPr>
        <w:t>Contractor shall obtain and maintain insurance as set forth in Exhibit</w:t>
      </w:r>
      <w:r w:rsidR="00453F1D" w:rsidRPr="008A5C7D">
        <w:rPr>
          <w:rFonts w:asciiTheme="minorHAnsi" w:hAnsiTheme="minorHAnsi" w:cstheme="minorHAnsi"/>
          <w:szCs w:val="24"/>
        </w:rPr>
        <w:t xml:space="preserve"> </w:t>
      </w:r>
      <w:r w:rsidR="00E83AD5" w:rsidRPr="008A5C7D">
        <w:rPr>
          <w:rFonts w:asciiTheme="minorHAnsi" w:hAnsiTheme="minorHAnsi" w:cstheme="minorHAnsi"/>
          <w:szCs w:val="24"/>
        </w:rPr>
        <w:t>B</w:t>
      </w:r>
      <w:r w:rsidR="00AF424C" w:rsidRPr="008A5C7D">
        <w:rPr>
          <w:rFonts w:asciiTheme="minorHAnsi" w:hAnsiTheme="minorHAnsi" w:cstheme="minorHAnsi"/>
          <w:szCs w:val="24"/>
        </w:rPr>
        <w:t>.</w:t>
      </w:r>
    </w:p>
    <w:p w14:paraId="524AEDDF" w14:textId="5D4F8E15" w:rsidR="00E41853" w:rsidRPr="008A5C7D" w:rsidRDefault="00FF38A1" w:rsidP="007877B5">
      <w:pPr>
        <w:pStyle w:val="ListParagraph"/>
        <w:numPr>
          <w:ilvl w:val="0"/>
          <w:numId w:val="5"/>
        </w:numPr>
        <w:tabs>
          <w:tab w:val="left" w:pos="360"/>
        </w:tabs>
        <w:ind w:left="0" w:firstLine="0"/>
        <w:contextualSpacing w:val="0"/>
        <w:rPr>
          <w:rFonts w:asciiTheme="minorHAnsi" w:hAnsiTheme="minorHAnsi" w:cstheme="minorHAnsi"/>
          <w:b/>
          <w:bCs/>
          <w:szCs w:val="24"/>
        </w:rPr>
      </w:pPr>
      <w:r w:rsidRPr="008A5C7D">
        <w:rPr>
          <w:rFonts w:asciiTheme="minorHAnsi" w:hAnsiTheme="minorHAnsi" w:cstheme="minorHAnsi"/>
          <w:b/>
          <w:bCs/>
          <w:szCs w:val="24"/>
        </w:rPr>
        <w:t>Default</w:t>
      </w:r>
      <w:r w:rsidR="005E5A6A" w:rsidRPr="008A5C7D">
        <w:rPr>
          <w:rFonts w:asciiTheme="minorHAnsi" w:hAnsiTheme="minorHAnsi" w:cstheme="minorHAnsi"/>
          <w:b/>
          <w:bCs/>
          <w:szCs w:val="24"/>
        </w:rPr>
        <w:t xml:space="preserve"> by Contract</w:t>
      </w:r>
      <w:r w:rsidR="00921B74" w:rsidRPr="008A5C7D">
        <w:rPr>
          <w:rFonts w:asciiTheme="minorHAnsi" w:hAnsiTheme="minorHAnsi" w:cstheme="minorHAnsi"/>
          <w:b/>
          <w:bCs/>
          <w:szCs w:val="24"/>
        </w:rPr>
        <w:t>or</w:t>
      </w:r>
      <w:r w:rsidR="005E5A6A" w:rsidRPr="008A5C7D">
        <w:rPr>
          <w:rFonts w:asciiTheme="minorHAnsi" w:hAnsiTheme="minorHAnsi" w:cstheme="minorHAnsi"/>
          <w:b/>
          <w:bCs/>
          <w:szCs w:val="24"/>
        </w:rPr>
        <w:t xml:space="preserve"> and Agency</w:t>
      </w:r>
      <w:r w:rsidRPr="008A5C7D">
        <w:rPr>
          <w:rFonts w:asciiTheme="minorHAnsi" w:hAnsiTheme="minorHAnsi" w:cstheme="minorHAnsi"/>
          <w:b/>
          <w:bCs/>
          <w:szCs w:val="24"/>
        </w:rPr>
        <w:t xml:space="preserve"> Remedies</w:t>
      </w:r>
      <w:r w:rsidRPr="008A5C7D">
        <w:rPr>
          <w:rFonts w:asciiTheme="minorHAnsi" w:hAnsiTheme="minorHAnsi" w:cstheme="minorHAnsi"/>
          <w:szCs w:val="24"/>
        </w:rPr>
        <w:t>.</w:t>
      </w:r>
      <w:r w:rsidR="005E5A6A" w:rsidRPr="008A5C7D">
        <w:rPr>
          <w:rFonts w:asciiTheme="minorHAnsi" w:hAnsiTheme="minorHAnsi" w:cstheme="minorHAnsi"/>
          <w:szCs w:val="24"/>
        </w:rPr>
        <w:t xml:space="preserve"> </w:t>
      </w:r>
    </w:p>
    <w:p w14:paraId="63704412" w14:textId="4C61A470" w:rsidR="00E16AD5" w:rsidRPr="008A5C7D" w:rsidRDefault="00E16AD5" w:rsidP="007877B5">
      <w:pPr>
        <w:pStyle w:val="ListParagraph"/>
        <w:numPr>
          <w:ilvl w:val="1"/>
          <w:numId w:val="5"/>
        </w:numPr>
        <w:tabs>
          <w:tab w:val="left" w:pos="360"/>
        </w:tabs>
        <w:ind w:left="0" w:firstLine="0"/>
        <w:contextualSpacing w:val="0"/>
        <w:rPr>
          <w:rFonts w:asciiTheme="minorHAnsi" w:hAnsiTheme="minorHAnsi" w:cstheme="minorHAnsi"/>
          <w:b/>
          <w:bCs/>
          <w:szCs w:val="24"/>
        </w:rPr>
      </w:pPr>
      <w:r w:rsidRPr="008A5C7D">
        <w:rPr>
          <w:rFonts w:asciiTheme="minorHAnsi" w:hAnsiTheme="minorHAnsi" w:cstheme="minorHAnsi"/>
          <w:b/>
          <w:bCs/>
          <w:szCs w:val="24"/>
        </w:rPr>
        <w:t>Contractor Default.</w:t>
      </w:r>
      <w:r w:rsidR="00162A01">
        <w:rPr>
          <w:rFonts w:asciiTheme="minorHAnsi" w:hAnsiTheme="minorHAnsi" w:cstheme="minorHAnsi"/>
          <w:bCs/>
          <w:szCs w:val="24"/>
        </w:rPr>
        <w:t xml:space="preserve"> </w:t>
      </w:r>
      <w:r w:rsidRPr="008A5C7D">
        <w:rPr>
          <w:rFonts w:asciiTheme="minorHAnsi" w:hAnsiTheme="minorHAnsi" w:cstheme="minorHAnsi"/>
          <w:bCs/>
          <w:szCs w:val="24"/>
        </w:rPr>
        <w:t>Contractor will be in default under this Contract if:</w:t>
      </w:r>
    </w:p>
    <w:p w14:paraId="64F06098" w14:textId="297F6FA7" w:rsidR="00E16AD5" w:rsidRPr="008A5C7D" w:rsidRDefault="00E16AD5" w:rsidP="00A4012E">
      <w:pPr>
        <w:pStyle w:val="ListParagraph"/>
        <w:numPr>
          <w:ilvl w:val="2"/>
          <w:numId w:val="5"/>
        </w:numPr>
        <w:ind w:left="360" w:hanging="360"/>
        <w:contextualSpacing w:val="0"/>
        <w:rPr>
          <w:rFonts w:asciiTheme="minorHAnsi" w:hAnsiTheme="minorHAnsi" w:cstheme="minorHAnsi"/>
          <w:szCs w:val="24"/>
        </w:rPr>
      </w:pPr>
      <w:r w:rsidRPr="008A5C7D">
        <w:rPr>
          <w:rFonts w:asciiTheme="minorHAnsi" w:hAnsiTheme="minorHAnsi" w:cstheme="minorHAnsi"/>
          <w:szCs w:val="24"/>
        </w:rPr>
        <w:t>Contractor institutes or has instituted against it</w:t>
      </w:r>
      <w:r w:rsidR="00AC5246">
        <w:rPr>
          <w:rFonts w:asciiTheme="minorHAnsi" w:hAnsiTheme="minorHAnsi" w:cstheme="minorHAnsi"/>
          <w:szCs w:val="24"/>
        </w:rPr>
        <w:t>s</w:t>
      </w:r>
      <w:r w:rsidRPr="008A5C7D">
        <w:rPr>
          <w:rFonts w:asciiTheme="minorHAnsi" w:hAnsiTheme="minorHAnsi" w:cstheme="minorHAnsi"/>
          <w:szCs w:val="24"/>
        </w:rPr>
        <w:t xml:space="preserve"> insolvency, receivership or bankruptcy proceedings, makes an assignment for the benefit of creditors, or ceases doing business on a regular basis</w:t>
      </w:r>
      <w:r w:rsidR="00327102">
        <w:rPr>
          <w:rFonts w:asciiTheme="minorHAnsi" w:hAnsiTheme="minorHAnsi" w:cstheme="minorHAnsi"/>
          <w:szCs w:val="24"/>
        </w:rPr>
        <w:t>.</w:t>
      </w:r>
    </w:p>
    <w:p w14:paraId="74B6A34C" w14:textId="3AE81804" w:rsidR="00E16AD5" w:rsidRPr="008A5C7D" w:rsidRDefault="00E16AD5" w:rsidP="00A4012E">
      <w:pPr>
        <w:pStyle w:val="ListParagraph"/>
        <w:numPr>
          <w:ilvl w:val="2"/>
          <w:numId w:val="5"/>
        </w:numPr>
        <w:ind w:left="360" w:hanging="360"/>
        <w:contextualSpacing w:val="0"/>
        <w:rPr>
          <w:rFonts w:asciiTheme="minorHAnsi" w:hAnsiTheme="minorHAnsi" w:cstheme="minorHAnsi"/>
          <w:szCs w:val="24"/>
        </w:rPr>
      </w:pPr>
      <w:r w:rsidRPr="008A5C7D">
        <w:rPr>
          <w:rFonts w:asciiTheme="minorHAnsi" w:hAnsiTheme="minorHAnsi" w:cstheme="minorHAnsi"/>
          <w:szCs w:val="24"/>
        </w:rPr>
        <w:t>Contractor no longer holds a license or certificate that is required for Contractor to perform its obligations under the Contract and Contractor has not obtained such license or certificate within 14 Calendar Days after Agency’s notice or such longer period as Agency may specify in such notice</w:t>
      </w:r>
      <w:r w:rsidR="00327102">
        <w:rPr>
          <w:rFonts w:asciiTheme="minorHAnsi" w:hAnsiTheme="minorHAnsi" w:cstheme="minorHAnsi"/>
          <w:szCs w:val="24"/>
        </w:rPr>
        <w:t>.</w:t>
      </w:r>
    </w:p>
    <w:p w14:paraId="1DA39306" w14:textId="09539862" w:rsidR="00E16AD5" w:rsidRPr="008A5C7D" w:rsidRDefault="00E16AD5" w:rsidP="00A4012E">
      <w:pPr>
        <w:pStyle w:val="ListParagraph"/>
        <w:numPr>
          <w:ilvl w:val="2"/>
          <w:numId w:val="5"/>
        </w:numPr>
        <w:ind w:left="360" w:hanging="360"/>
        <w:contextualSpacing w:val="0"/>
        <w:rPr>
          <w:rFonts w:asciiTheme="minorHAnsi" w:hAnsiTheme="minorHAnsi" w:cstheme="minorHAnsi"/>
          <w:szCs w:val="24"/>
        </w:rPr>
      </w:pPr>
      <w:r w:rsidRPr="008A5C7D">
        <w:rPr>
          <w:rFonts w:asciiTheme="minorHAnsi" w:hAnsiTheme="minorHAnsi" w:cstheme="minorHAnsi"/>
          <w:szCs w:val="24"/>
        </w:rPr>
        <w:t xml:space="preserve">Contractor commits any material breach or default of any covenant, warranty, obligation, certification, or agreement under this Contract, fails to provide the Goods or perform the Services under this Contract within the time </w:t>
      </w:r>
      <w:r w:rsidR="001B25D8">
        <w:rPr>
          <w:rFonts w:asciiTheme="minorHAnsi" w:hAnsiTheme="minorHAnsi" w:cstheme="minorHAnsi"/>
          <w:szCs w:val="24"/>
        </w:rPr>
        <w:t>required under this Contract</w:t>
      </w:r>
      <w:r w:rsidRPr="008A5C7D">
        <w:rPr>
          <w:rFonts w:asciiTheme="minorHAnsi" w:hAnsiTheme="minorHAnsi" w:cstheme="minorHAnsi"/>
          <w:szCs w:val="24"/>
        </w:rPr>
        <w:t xml:space="preserve">, and such breach, default or failure is not cured within 14 Calendar Days after Agency's notice, or such longer period as Agency may specify in such notice. </w:t>
      </w:r>
    </w:p>
    <w:p w14:paraId="274BFCC3" w14:textId="1D1DA2AB" w:rsidR="00E16AD5" w:rsidRPr="001B66A6" w:rsidRDefault="00E16AD5" w:rsidP="007877B5">
      <w:pPr>
        <w:pStyle w:val="ListParagraph"/>
        <w:numPr>
          <w:ilvl w:val="1"/>
          <w:numId w:val="5"/>
        </w:numPr>
        <w:tabs>
          <w:tab w:val="left" w:pos="360"/>
        </w:tabs>
        <w:ind w:left="0" w:firstLine="0"/>
        <w:contextualSpacing w:val="0"/>
        <w:rPr>
          <w:rFonts w:asciiTheme="minorHAnsi" w:hAnsiTheme="minorHAnsi" w:cstheme="minorHAnsi"/>
          <w:b/>
          <w:bCs/>
          <w:szCs w:val="24"/>
        </w:rPr>
      </w:pPr>
      <w:r w:rsidRPr="008A5C7D">
        <w:rPr>
          <w:rFonts w:asciiTheme="minorHAnsi" w:hAnsiTheme="minorHAnsi" w:cstheme="minorHAnsi"/>
          <w:b/>
          <w:bCs/>
          <w:szCs w:val="24"/>
        </w:rPr>
        <w:t>Agency’s Remedies for Contractor’s Default.</w:t>
      </w:r>
      <w:r w:rsidRPr="008A5C7D">
        <w:rPr>
          <w:rFonts w:asciiTheme="minorHAnsi" w:hAnsiTheme="minorHAnsi" w:cstheme="minorHAnsi"/>
          <w:szCs w:val="24"/>
        </w:rPr>
        <w:t xml:space="preserve"> </w:t>
      </w:r>
      <w:r w:rsidRPr="008A5C7D">
        <w:rPr>
          <w:rFonts w:asciiTheme="minorHAnsi" w:hAnsiTheme="minorHAnsi" w:cstheme="minorHAnsi"/>
          <w:bCs/>
          <w:szCs w:val="24"/>
        </w:rPr>
        <w:t>In the event Contractor is in default under this Section, Agency may, at its option, pursue any or all of the remedies available to it under this Contract and at law or in equity, including:</w:t>
      </w:r>
    </w:p>
    <w:p w14:paraId="292C856E" w14:textId="6B570551" w:rsidR="00E16AD5" w:rsidRPr="00212FA6" w:rsidRDefault="00E16AD5" w:rsidP="00A4012E">
      <w:pPr>
        <w:pStyle w:val="ListParagraph"/>
        <w:numPr>
          <w:ilvl w:val="2"/>
          <w:numId w:val="5"/>
        </w:numPr>
        <w:ind w:left="360" w:hanging="360"/>
        <w:contextualSpacing w:val="0"/>
        <w:rPr>
          <w:rFonts w:asciiTheme="minorHAnsi" w:hAnsiTheme="minorHAnsi" w:cstheme="minorHAnsi"/>
          <w:szCs w:val="24"/>
        </w:rPr>
      </w:pPr>
      <w:r w:rsidRPr="00212FA6">
        <w:rPr>
          <w:rFonts w:asciiTheme="minorHAnsi" w:hAnsiTheme="minorHAnsi" w:cstheme="minorHAnsi"/>
          <w:szCs w:val="24"/>
        </w:rPr>
        <w:t>Termination of this Contract</w:t>
      </w:r>
      <w:r w:rsidR="00327102" w:rsidRPr="00212FA6">
        <w:rPr>
          <w:rFonts w:asciiTheme="minorHAnsi" w:hAnsiTheme="minorHAnsi" w:cstheme="minorHAnsi"/>
          <w:szCs w:val="24"/>
        </w:rPr>
        <w:t>.</w:t>
      </w:r>
    </w:p>
    <w:p w14:paraId="2C079678" w14:textId="1DAB4CD3" w:rsidR="00E16AD5" w:rsidRPr="00212FA6" w:rsidRDefault="00E16AD5" w:rsidP="00A4012E">
      <w:pPr>
        <w:pStyle w:val="ListParagraph"/>
        <w:numPr>
          <w:ilvl w:val="2"/>
          <w:numId w:val="5"/>
        </w:numPr>
        <w:ind w:left="360" w:hanging="360"/>
        <w:contextualSpacing w:val="0"/>
        <w:rPr>
          <w:rFonts w:asciiTheme="minorHAnsi" w:hAnsiTheme="minorHAnsi" w:cstheme="minorHAnsi"/>
          <w:szCs w:val="24"/>
        </w:rPr>
      </w:pPr>
      <w:r w:rsidRPr="00212FA6">
        <w:rPr>
          <w:rFonts w:asciiTheme="minorHAnsi" w:hAnsiTheme="minorHAnsi" w:cstheme="minorHAnsi"/>
          <w:szCs w:val="24"/>
        </w:rPr>
        <w:t>Withholding all monies due for Goods or Services that Contractor has failed to deliver within any scheduled completion dates or has performed inadequately or defectively</w:t>
      </w:r>
      <w:r w:rsidR="00327102" w:rsidRPr="00212FA6">
        <w:rPr>
          <w:rFonts w:asciiTheme="minorHAnsi" w:hAnsiTheme="minorHAnsi" w:cstheme="minorHAnsi"/>
          <w:szCs w:val="24"/>
        </w:rPr>
        <w:t>.</w:t>
      </w:r>
    </w:p>
    <w:p w14:paraId="3A243457" w14:textId="4FAEEA3B" w:rsidR="00E16AD5" w:rsidRPr="00212FA6" w:rsidRDefault="00E16AD5" w:rsidP="00A4012E">
      <w:pPr>
        <w:pStyle w:val="ListParagraph"/>
        <w:numPr>
          <w:ilvl w:val="2"/>
          <w:numId w:val="5"/>
        </w:numPr>
        <w:ind w:left="360" w:hanging="360"/>
        <w:contextualSpacing w:val="0"/>
        <w:rPr>
          <w:rFonts w:asciiTheme="minorHAnsi" w:hAnsiTheme="minorHAnsi" w:cstheme="minorHAnsi"/>
          <w:szCs w:val="24"/>
        </w:rPr>
      </w:pPr>
      <w:bookmarkStart w:id="30" w:name="_Hlk168399258"/>
      <w:r w:rsidRPr="00212FA6">
        <w:rPr>
          <w:rFonts w:asciiTheme="minorHAnsi" w:hAnsiTheme="minorHAnsi" w:cstheme="minorHAnsi"/>
          <w:szCs w:val="24"/>
        </w:rPr>
        <w:t>Initiation of an action or proceeding for damages, specific performance, or declaratory or injunctive relief</w:t>
      </w:r>
      <w:bookmarkEnd w:id="30"/>
      <w:r w:rsidR="00327102" w:rsidRPr="00212FA6">
        <w:rPr>
          <w:rFonts w:asciiTheme="minorHAnsi" w:hAnsiTheme="minorHAnsi" w:cstheme="minorHAnsi"/>
          <w:szCs w:val="24"/>
        </w:rPr>
        <w:t>.</w:t>
      </w:r>
      <w:r w:rsidRPr="00212FA6">
        <w:rPr>
          <w:rFonts w:asciiTheme="minorHAnsi" w:hAnsiTheme="minorHAnsi" w:cstheme="minorHAnsi"/>
          <w:szCs w:val="24"/>
        </w:rPr>
        <w:t xml:space="preserve"> </w:t>
      </w:r>
    </w:p>
    <w:p w14:paraId="19F8B0AB" w14:textId="77777777" w:rsidR="00E16AD5" w:rsidRPr="00212FA6" w:rsidRDefault="00E16AD5" w:rsidP="00A4012E">
      <w:pPr>
        <w:pStyle w:val="ListParagraph"/>
        <w:numPr>
          <w:ilvl w:val="2"/>
          <w:numId w:val="5"/>
        </w:numPr>
        <w:ind w:left="360" w:hanging="360"/>
        <w:contextualSpacing w:val="0"/>
        <w:rPr>
          <w:rFonts w:asciiTheme="minorHAnsi" w:hAnsiTheme="minorHAnsi" w:cstheme="minorHAnsi"/>
          <w:szCs w:val="24"/>
        </w:rPr>
      </w:pPr>
      <w:r w:rsidRPr="00212FA6">
        <w:rPr>
          <w:rFonts w:asciiTheme="minorHAnsi" w:hAnsiTheme="minorHAnsi" w:cstheme="minorHAnsi"/>
          <w:szCs w:val="24"/>
        </w:rPr>
        <w:t>Exercise of its right of setoff and withholding of amounts otherwise due and owing to Contractor, without penalty.</w:t>
      </w:r>
    </w:p>
    <w:p w14:paraId="79D8909E" w14:textId="495BA4B9" w:rsidR="00E16AD5" w:rsidRPr="00ED43EE" w:rsidRDefault="00E16AD5" w:rsidP="004D6089">
      <w:pPr>
        <w:pStyle w:val="ListParagraph"/>
        <w:numPr>
          <w:ilvl w:val="1"/>
          <w:numId w:val="5"/>
        </w:numPr>
        <w:tabs>
          <w:tab w:val="left" w:pos="360"/>
        </w:tabs>
        <w:ind w:left="0" w:firstLine="0"/>
        <w:contextualSpacing w:val="0"/>
        <w:rPr>
          <w:rFonts w:asciiTheme="minorHAnsi" w:hAnsiTheme="minorHAnsi" w:cstheme="minorHAnsi"/>
          <w:bCs/>
          <w:szCs w:val="24"/>
        </w:rPr>
      </w:pPr>
      <w:r w:rsidRPr="00ED43EE">
        <w:rPr>
          <w:rFonts w:asciiTheme="minorHAnsi" w:hAnsiTheme="minorHAnsi" w:cstheme="minorHAnsi"/>
          <w:b/>
          <w:bCs/>
          <w:szCs w:val="24"/>
        </w:rPr>
        <w:t>Agency Remedies</w:t>
      </w:r>
      <w:r w:rsidR="00162A01">
        <w:rPr>
          <w:rFonts w:asciiTheme="minorHAnsi" w:hAnsiTheme="minorHAnsi" w:cstheme="minorHAnsi"/>
          <w:b/>
          <w:bCs/>
          <w:szCs w:val="24"/>
        </w:rPr>
        <w:t xml:space="preserve"> </w:t>
      </w:r>
      <w:r w:rsidRPr="00ED43EE">
        <w:rPr>
          <w:rFonts w:asciiTheme="minorHAnsi" w:hAnsiTheme="minorHAnsi" w:cstheme="minorHAnsi"/>
          <w:b/>
          <w:bCs/>
          <w:szCs w:val="24"/>
        </w:rPr>
        <w:t>are Cumulative.</w:t>
      </w:r>
      <w:r w:rsidRPr="00ED43EE">
        <w:rPr>
          <w:rFonts w:asciiTheme="minorHAnsi" w:hAnsiTheme="minorHAnsi" w:cstheme="minorHAnsi"/>
          <w:szCs w:val="24"/>
        </w:rPr>
        <w:t xml:space="preserve"> </w:t>
      </w:r>
      <w:r w:rsidRPr="00ED43EE">
        <w:rPr>
          <w:rFonts w:asciiTheme="minorHAnsi" w:hAnsiTheme="minorHAnsi" w:cstheme="minorHAnsi"/>
          <w:bCs/>
          <w:szCs w:val="24"/>
        </w:rPr>
        <w:t xml:space="preserve">The </w:t>
      </w:r>
      <w:r w:rsidR="00063C90">
        <w:rPr>
          <w:rFonts w:asciiTheme="minorHAnsi" w:hAnsiTheme="minorHAnsi" w:cstheme="minorHAnsi"/>
          <w:bCs/>
          <w:szCs w:val="24"/>
        </w:rPr>
        <w:t xml:space="preserve">Agency </w:t>
      </w:r>
      <w:r w:rsidRPr="00ED43EE">
        <w:rPr>
          <w:rFonts w:asciiTheme="minorHAnsi" w:hAnsiTheme="minorHAnsi" w:cstheme="minorHAnsi"/>
          <w:bCs/>
          <w:szCs w:val="24"/>
        </w:rPr>
        <w:t xml:space="preserve">remedies set forth in this </w:t>
      </w:r>
      <w:r w:rsidR="009F2470">
        <w:rPr>
          <w:rFonts w:asciiTheme="minorHAnsi" w:hAnsiTheme="minorHAnsi" w:cstheme="minorHAnsi"/>
          <w:bCs/>
          <w:szCs w:val="24"/>
        </w:rPr>
        <w:t>Contract</w:t>
      </w:r>
      <w:r w:rsidRPr="00ED43EE">
        <w:rPr>
          <w:rFonts w:asciiTheme="minorHAnsi" w:hAnsiTheme="minorHAnsi" w:cstheme="minorHAnsi"/>
          <w:bCs/>
          <w:szCs w:val="24"/>
        </w:rPr>
        <w:t xml:space="preserve"> are cumulative to the extent the remedies are not inconsistent. Agency may pursue any remedy or remedies singly, collectively, successively or in any order whatsoever. If a court determines that Contractor was not in default, then Contractor will be entitled to the same remedies as if Agency terminated this Contract</w:t>
      </w:r>
      <w:r w:rsidR="00162A01">
        <w:rPr>
          <w:rFonts w:asciiTheme="minorHAnsi" w:hAnsiTheme="minorHAnsi" w:cstheme="minorHAnsi"/>
          <w:bCs/>
          <w:szCs w:val="24"/>
        </w:rPr>
        <w:t xml:space="preserve"> </w:t>
      </w:r>
      <w:r w:rsidRPr="00ED43EE">
        <w:rPr>
          <w:rFonts w:asciiTheme="minorHAnsi" w:hAnsiTheme="minorHAnsi" w:cstheme="minorHAnsi"/>
          <w:bCs/>
          <w:szCs w:val="24"/>
        </w:rPr>
        <w:t>for convenience.</w:t>
      </w:r>
    </w:p>
    <w:p w14:paraId="58E841E1" w14:textId="77777777" w:rsidR="00E16AD5" w:rsidRPr="00DB2F71" w:rsidRDefault="00921B74" w:rsidP="004D6089">
      <w:pPr>
        <w:pStyle w:val="ListParagraph"/>
        <w:numPr>
          <w:ilvl w:val="0"/>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Default by Agency and Contractor Remedies.</w:t>
      </w:r>
    </w:p>
    <w:p w14:paraId="709ECB6D" w14:textId="4AC882EB" w:rsidR="00E16AD5" w:rsidRPr="003D033B" w:rsidRDefault="64EA8828" w:rsidP="003D033B">
      <w:pPr>
        <w:pStyle w:val="ListParagraph"/>
        <w:numPr>
          <w:ilvl w:val="1"/>
          <w:numId w:val="5"/>
        </w:numPr>
        <w:contextualSpacing w:val="0"/>
        <w:rPr>
          <w:rFonts w:asciiTheme="minorHAnsi" w:hAnsiTheme="minorHAnsi" w:cstheme="minorHAnsi"/>
          <w:szCs w:val="24"/>
        </w:rPr>
      </w:pPr>
      <w:r w:rsidRPr="3291E498">
        <w:rPr>
          <w:rFonts w:asciiTheme="minorHAnsi" w:hAnsiTheme="minorHAnsi" w:cstheme="minorBidi"/>
          <w:b/>
          <w:bCs/>
        </w:rPr>
        <w:t>Default by Agency.</w:t>
      </w:r>
      <w:r w:rsidRPr="3291E498">
        <w:rPr>
          <w:rFonts w:asciiTheme="minorHAnsi" w:hAnsiTheme="minorHAnsi" w:cstheme="minorBidi"/>
        </w:rPr>
        <w:t xml:space="preserve"> Agency </w:t>
      </w:r>
      <w:r w:rsidR="61576374" w:rsidRPr="3291E498">
        <w:rPr>
          <w:rFonts w:asciiTheme="minorHAnsi" w:hAnsiTheme="minorHAnsi" w:cstheme="minorBidi"/>
        </w:rPr>
        <w:t>may</w:t>
      </w:r>
      <w:r w:rsidRPr="3291E498">
        <w:rPr>
          <w:rFonts w:asciiTheme="minorHAnsi" w:hAnsiTheme="minorHAnsi" w:cstheme="minorBidi"/>
        </w:rPr>
        <w:t xml:space="preserve"> </w:t>
      </w:r>
      <w:r w:rsidRPr="007654B8">
        <w:rPr>
          <w:rFonts w:asciiTheme="minorHAnsi" w:hAnsiTheme="minorHAnsi" w:cstheme="minorHAnsi"/>
          <w:szCs w:val="24"/>
        </w:rPr>
        <w:t xml:space="preserve">be in default under this Contract if: </w:t>
      </w:r>
    </w:p>
    <w:p w14:paraId="16EEF88E" w14:textId="77777777" w:rsidR="00E16AD5" w:rsidRPr="00DB2F71" w:rsidRDefault="00E16AD5" w:rsidP="00A4012E">
      <w:pPr>
        <w:pStyle w:val="ListParagraph"/>
        <w:numPr>
          <w:ilvl w:val="2"/>
          <w:numId w:val="5"/>
        </w:numPr>
        <w:ind w:left="360" w:hanging="360"/>
        <w:contextualSpacing w:val="0"/>
        <w:rPr>
          <w:rFonts w:asciiTheme="minorHAnsi" w:hAnsiTheme="minorHAnsi" w:cstheme="minorHAnsi"/>
          <w:szCs w:val="24"/>
        </w:rPr>
      </w:pPr>
      <w:r w:rsidRPr="00DB2F71">
        <w:rPr>
          <w:rFonts w:asciiTheme="minorHAnsi" w:hAnsiTheme="minorHAnsi" w:cstheme="minorHAnsi"/>
          <w:szCs w:val="24"/>
        </w:rPr>
        <w:lastRenderedPageBreak/>
        <w:t xml:space="preserve">Agency fails to pay Contractor any amount due pursuant to the terms of this Contract, and Agency fails to cure such failure within 30 Calendar Days after Contractor’s notice or such longer period as Contractor may specify in such notice; or </w:t>
      </w:r>
    </w:p>
    <w:p w14:paraId="68C21F0C" w14:textId="77777777" w:rsidR="00E16AD5" w:rsidRPr="00DB2F71" w:rsidRDefault="00E16AD5" w:rsidP="00A4012E">
      <w:pPr>
        <w:pStyle w:val="ListParagraph"/>
        <w:numPr>
          <w:ilvl w:val="2"/>
          <w:numId w:val="5"/>
        </w:numPr>
        <w:ind w:left="360" w:hanging="360"/>
        <w:contextualSpacing w:val="0"/>
        <w:rPr>
          <w:rFonts w:asciiTheme="minorHAnsi" w:hAnsiTheme="minorHAnsi" w:cstheme="minorHAnsi"/>
          <w:szCs w:val="24"/>
        </w:rPr>
      </w:pPr>
      <w:r w:rsidRPr="00DB2F71">
        <w:rPr>
          <w:rFonts w:asciiTheme="minorHAnsi" w:hAnsiTheme="minorHAnsi" w:cstheme="minorHAnsi"/>
          <w:szCs w:val="24"/>
        </w:rPr>
        <w:t>Agency commits any material breach or default of any covenant, warranty, or obligation under this Contract, and such breach or default is not cured within 30 Calendar Days after Contractor’s notice or such longer period as Contractor may specify in such notice.</w:t>
      </w:r>
    </w:p>
    <w:p w14:paraId="1DC80EC4" w14:textId="77777777" w:rsidR="00F94C39" w:rsidRPr="004D6089" w:rsidRDefault="00E16AD5" w:rsidP="00A974B2">
      <w:pPr>
        <w:pStyle w:val="ListParagraph"/>
        <w:numPr>
          <w:ilvl w:val="1"/>
          <w:numId w:val="5"/>
        </w:numPr>
        <w:tabs>
          <w:tab w:val="left" w:pos="360"/>
        </w:tabs>
        <w:ind w:left="0" w:firstLine="0"/>
        <w:contextualSpacing w:val="0"/>
        <w:rPr>
          <w:rFonts w:asciiTheme="minorHAnsi" w:hAnsiTheme="minorHAnsi" w:cstheme="minorHAnsi"/>
          <w:bCs/>
          <w:szCs w:val="24"/>
        </w:rPr>
      </w:pPr>
      <w:r w:rsidRPr="00DB2F71">
        <w:rPr>
          <w:rFonts w:asciiTheme="minorHAnsi" w:hAnsiTheme="minorHAnsi" w:cstheme="minorHAnsi"/>
          <w:b/>
          <w:bCs/>
          <w:szCs w:val="24"/>
        </w:rPr>
        <w:t>Contractor’s Remedies</w:t>
      </w:r>
    </w:p>
    <w:p w14:paraId="533A82F1" w14:textId="1861FA6F" w:rsidR="00E16AD5" w:rsidRPr="00212FA6" w:rsidRDefault="00F94C39" w:rsidP="00A4012E">
      <w:pPr>
        <w:pStyle w:val="ListParagraph"/>
        <w:numPr>
          <w:ilvl w:val="2"/>
          <w:numId w:val="5"/>
        </w:numPr>
        <w:ind w:left="360" w:hanging="360"/>
        <w:contextualSpacing w:val="0"/>
        <w:rPr>
          <w:rFonts w:asciiTheme="minorHAnsi" w:hAnsiTheme="minorHAnsi" w:cstheme="minorHAnsi"/>
          <w:szCs w:val="24"/>
        </w:rPr>
      </w:pPr>
      <w:r w:rsidRPr="00212FA6">
        <w:rPr>
          <w:rFonts w:asciiTheme="minorHAnsi" w:hAnsiTheme="minorHAnsi" w:cstheme="minorHAnsi"/>
          <w:b/>
          <w:bCs/>
          <w:szCs w:val="24"/>
        </w:rPr>
        <w:t>Contractor’s Remedies</w:t>
      </w:r>
      <w:r w:rsidR="00E16AD5" w:rsidRPr="00212FA6">
        <w:rPr>
          <w:rFonts w:asciiTheme="minorHAnsi" w:hAnsiTheme="minorHAnsi" w:cstheme="minorHAnsi"/>
          <w:b/>
          <w:bCs/>
          <w:szCs w:val="24"/>
        </w:rPr>
        <w:t xml:space="preserve"> for Agency Default</w:t>
      </w:r>
      <w:r w:rsidR="00E16AD5" w:rsidRPr="00A4012E">
        <w:rPr>
          <w:rFonts w:asciiTheme="minorHAnsi" w:hAnsiTheme="minorHAnsi" w:cstheme="minorHAnsi"/>
          <w:b/>
          <w:bCs/>
          <w:szCs w:val="24"/>
        </w:rPr>
        <w:t>.</w:t>
      </w:r>
      <w:r w:rsidR="00E16AD5" w:rsidRPr="00DB2F71">
        <w:rPr>
          <w:rFonts w:asciiTheme="minorHAnsi" w:hAnsiTheme="minorHAnsi" w:cstheme="minorHAnsi"/>
          <w:szCs w:val="24"/>
        </w:rPr>
        <w:t xml:space="preserve"> </w:t>
      </w:r>
      <w:bookmarkStart w:id="31" w:name="_Hlk168399115"/>
      <w:r w:rsidR="00E16AD5" w:rsidRPr="00212FA6">
        <w:rPr>
          <w:rFonts w:asciiTheme="minorHAnsi" w:hAnsiTheme="minorHAnsi" w:cstheme="minorHAnsi"/>
          <w:szCs w:val="24"/>
        </w:rPr>
        <w:t xml:space="preserve">In the event Agency </w:t>
      </w:r>
      <w:r w:rsidR="00FF22DC" w:rsidRPr="00212FA6">
        <w:rPr>
          <w:rFonts w:asciiTheme="minorHAnsi" w:hAnsiTheme="minorHAnsi" w:cstheme="minorHAnsi"/>
          <w:szCs w:val="24"/>
        </w:rPr>
        <w:t>fail</w:t>
      </w:r>
      <w:r w:rsidR="006941F0" w:rsidRPr="00212FA6">
        <w:rPr>
          <w:rFonts w:asciiTheme="minorHAnsi" w:hAnsiTheme="minorHAnsi" w:cstheme="minorHAnsi"/>
          <w:szCs w:val="24"/>
        </w:rPr>
        <w:t>s</w:t>
      </w:r>
      <w:r w:rsidR="00FF22DC" w:rsidRPr="00212FA6">
        <w:rPr>
          <w:rFonts w:asciiTheme="minorHAnsi" w:hAnsiTheme="minorHAnsi" w:cstheme="minorHAnsi"/>
          <w:szCs w:val="24"/>
        </w:rPr>
        <w:t xml:space="preserve"> to cure </w:t>
      </w:r>
      <w:r w:rsidR="006941F0" w:rsidRPr="00212FA6">
        <w:rPr>
          <w:rFonts w:asciiTheme="minorHAnsi" w:hAnsiTheme="minorHAnsi" w:cstheme="minorHAnsi"/>
          <w:szCs w:val="24"/>
        </w:rPr>
        <w:t xml:space="preserve">any </w:t>
      </w:r>
      <w:r w:rsidR="00FF22DC" w:rsidRPr="00212FA6">
        <w:rPr>
          <w:rFonts w:asciiTheme="minorHAnsi" w:hAnsiTheme="minorHAnsi" w:cstheme="minorHAnsi"/>
          <w:szCs w:val="24"/>
        </w:rPr>
        <w:t xml:space="preserve">default </w:t>
      </w:r>
      <w:r w:rsidR="009D6482" w:rsidRPr="00212FA6">
        <w:rPr>
          <w:rFonts w:asciiTheme="minorHAnsi" w:hAnsiTheme="minorHAnsi" w:cstheme="minorHAnsi"/>
          <w:szCs w:val="24"/>
        </w:rPr>
        <w:t xml:space="preserve">within the time period specified in Contractor’s </w:t>
      </w:r>
      <w:r w:rsidR="00FF22DC" w:rsidRPr="00212FA6">
        <w:rPr>
          <w:rFonts w:asciiTheme="minorHAnsi" w:hAnsiTheme="minorHAnsi" w:cstheme="minorHAnsi"/>
          <w:szCs w:val="24"/>
        </w:rPr>
        <w:t>written notice</w:t>
      </w:r>
      <w:r w:rsidR="00E16AD5" w:rsidRPr="00212FA6">
        <w:rPr>
          <w:rFonts w:asciiTheme="minorHAnsi" w:hAnsiTheme="minorHAnsi" w:cstheme="minorHAnsi"/>
          <w:szCs w:val="24"/>
        </w:rPr>
        <w:t xml:space="preserve">, </w:t>
      </w:r>
      <w:r w:rsidR="00FF22DC" w:rsidRPr="00212FA6">
        <w:rPr>
          <w:rFonts w:asciiTheme="minorHAnsi" w:hAnsiTheme="minorHAnsi" w:cstheme="minorHAnsi"/>
          <w:szCs w:val="24"/>
        </w:rPr>
        <w:t>Contractor may terminate this Contract</w:t>
      </w:r>
      <w:r w:rsidR="00FF22DC" w:rsidRPr="00A4012E">
        <w:rPr>
          <w:rFonts w:asciiTheme="minorHAnsi" w:hAnsiTheme="minorHAnsi" w:cstheme="minorHAnsi"/>
          <w:szCs w:val="24"/>
        </w:rPr>
        <w:t xml:space="preserve"> </w:t>
      </w:r>
      <w:r w:rsidR="00FF22DC" w:rsidRPr="00212FA6">
        <w:rPr>
          <w:rFonts w:asciiTheme="minorHAnsi" w:hAnsiTheme="minorHAnsi" w:cstheme="minorHAnsi"/>
          <w:szCs w:val="24"/>
        </w:rPr>
        <w:t>or initiate an action or proceeding for damages, specific performance, or declaratory or injunctive relief</w:t>
      </w:r>
      <w:r w:rsidR="00E16AD5" w:rsidRPr="00212FA6">
        <w:rPr>
          <w:rFonts w:asciiTheme="minorHAnsi" w:hAnsiTheme="minorHAnsi" w:cstheme="minorHAnsi"/>
          <w:szCs w:val="24"/>
        </w:rPr>
        <w:t>.</w:t>
      </w:r>
    </w:p>
    <w:bookmarkEnd w:id="31"/>
    <w:p w14:paraId="596D9F61" w14:textId="3F9C1FD8" w:rsidR="00FF22DC" w:rsidRPr="00212FA6" w:rsidRDefault="00FF22DC" w:rsidP="00A4012E">
      <w:pPr>
        <w:pStyle w:val="ListParagraph"/>
        <w:numPr>
          <w:ilvl w:val="2"/>
          <w:numId w:val="5"/>
        </w:numPr>
        <w:ind w:left="360" w:hanging="360"/>
        <w:contextualSpacing w:val="0"/>
        <w:rPr>
          <w:rFonts w:asciiTheme="minorHAnsi" w:hAnsiTheme="minorHAnsi" w:cstheme="minorHAnsi"/>
          <w:szCs w:val="24"/>
        </w:rPr>
      </w:pPr>
      <w:r w:rsidRPr="00212FA6">
        <w:rPr>
          <w:rFonts w:asciiTheme="minorHAnsi" w:hAnsiTheme="minorHAnsi" w:cstheme="minorHAnsi"/>
          <w:b/>
          <w:bCs/>
          <w:szCs w:val="24"/>
        </w:rPr>
        <w:t>Contractor’s Remedies for Agency Termination for Convenience</w:t>
      </w:r>
      <w:r w:rsidRPr="00A4012E">
        <w:rPr>
          <w:rFonts w:asciiTheme="minorHAnsi" w:hAnsiTheme="minorHAnsi" w:cstheme="minorHAnsi"/>
          <w:b/>
          <w:bCs/>
          <w:szCs w:val="24"/>
        </w:rPr>
        <w:t>.</w:t>
      </w:r>
      <w:r w:rsidRPr="00A4012E">
        <w:rPr>
          <w:rFonts w:asciiTheme="minorHAnsi" w:hAnsiTheme="minorHAnsi" w:cstheme="minorHAnsi"/>
          <w:szCs w:val="24"/>
        </w:rPr>
        <w:t xml:space="preserve"> </w:t>
      </w:r>
      <w:r w:rsidRPr="00212FA6">
        <w:rPr>
          <w:rFonts w:asciiTheme="minorHAnsi" w:hAnsiTheme="minorHAnsi" w:cstheme="minorHAnsi"/>
          <w:szCs w:val="24"/>
        </w:rPr>
        <w:t>In the event Agency terminates this Contract</w:t>
      </w:r>
      <w:r w:rsidR="00F65E40" w:rsidRPr="00212FA6">
        <w:rPr>
          <w:rFonts w:asciiTheme="minorHAnsi" w:hAnsiTheme="minorHAnsi" w:cstheme="minorHAnsi"/>
          <w:szCs w:val="24"/>
        </w:rPr>
        <w:t xml:space="preserve"> under Section </w:t>
      </w:r>
      <w:r w:rsidR="00C0389D">
        <w:rPr>
          <w:rFonts w:asciiTheme="minorHAnsi" w:hAnsiTheme="minorHAnsi" w:cstheme="minorHAnsi"/>
          <w:szCs w:val="24"/>
        </w:rPr>
        <w:t>1</w:t>
      </w:r>
      <w:r w:rsidR="007A59A1">
        <w:rPr>
          <w:rFonts w:asciiTheme="minorHAnsi" w:hAnsiTheme="minorHAnsi" w:cstheme="minorHAnsi"/>
          <w:szCs w:val="24"/>
        </w:rPr>
        <w:t>7.1</w:t>
      </w:r>
      <w:r w:rsidR="00C0389D">
        <w:rPr>
          <w:rFonts w:asciiTheme="minorHAnsi" w:hAnsiTheme="minorHAnsi" w:cstheme="minorHAnsi"/>
          <w:szCs w:val="24"/>
        </w:rPr>
        <w:t>,</w:t>
      </w:r>
      <w:r w:rsidRPr="00212FA6">
        <w:rPr>
          <w:rFonts w:asciiTheme="minorHAnsi" w:hAnsiTheme="minorHAnsi" w:cstheme="minorHAnsi"/>
          <w:szCs w:val="24"/>
        </w:rPr>
        <w:t xml:space="preserve"> Contractor’s sole remedy will be a claim for the balance due, less previous amounts paid and any claim(s) that Agency has against Contractor. In no event will Agency be liable to Contractor for any expenses related to termination of this Contract or for anticipated profits. If previous amounts paid to Contractor exceed the amount due to Contractor under this </w:t>
      </w:r>
      <w:r w:rsidR="00F65E40" w:rsidRPr="00212FA6">
        <w:rPr>
          <w:rFonts w:asciiTheme="minorHAnsi" w:hAnsiTheme="minorHAnsi" w:cstheme="minorHAnsi"/>
          <w:szCs w:val="24"/>
        </w:rPr>
        <w:t>s</w:t>
      </w:r>
      <w:r w:rsidRPr="00212FA6">
        <w:rPr>
          <w:rFonts w:asciiTheme="minorHAnsi" w:hAnsiTheme="minorHAnsi" w:cstheme="minorHAnsi"/>
          <w:szCs w:val="24"/>
        </w:rPr>
        <w:t>ection, Contractor shall pay immediately any excess to Agency upon written demand.</w:t>
      </w:r>
    </w:p>
    <w:p w14:paraId="24875668" w14:textId="77777777" w:rsidR="00E16AD5" w:rsidRPr="00DB2F71" w:rsidRDefault="00E16AD5" w:rsidP="00A974B2">
      <w:pPr>
        <w:pStyle w:val="ListParagraph"/>
        <w:numPr>
          <w:ilvl w:val="0"/>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Termination.</w:t>
      </w:r>
    </w:p>
    <w:p w14:paraId="7DDE89D2" w14:textId="2F263179" w:rsidR="00E16AD5" w:rsidRPr="00DB2F71" w:rsidRDefault="00E16AD5" w:rsidP="004D6089">
      <w:pPr>
        <w:pStyle w:val="ListParagraph"/>
        <w:numPr>
          <w:ilvl w:val="1"/>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 xml:space="preserve">Agency’s Right to Terminate. </w:t>
      </w:r>
      <w:r w:rsidRPr="00DB2F71">
        <w:rPr>
          <w:rFonts w:asciiTheme="minorHAnsi" w:hAnsiTheme="minorHAnsi" w:cstheme="minorHAnsi"/>
          <w:bCs/>
          <w:szCs w:val="24"/>
        </w:rPr>
        <w:t>Agency may terminate this Contract upon 30 Calendar Days’ prior written notice to Contractor.</w:t>
      </w:r>
    </w:p>
    <w:p w14:paraId="66F37F2D" w14:textId="77777777" w:rsidR="00E16AD5" w:rsidRPr="00DB2F71" w:rsidRDefault="00E16AD5" w:rsidP="004D6089">
      <w:pPr>
        <w:pStyle w:val="ListParagraph"/>
        <w:numPr>
          <w:ilvl w:val="1"/>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Agency’s Right to Terminate for Non-Appropriation or Change in Law.</w:t>
      </w:r>
      <w:r w:rsidRPr="00DB2F71">
        <w:rPr>
          <w:rFonts w:asciiTheme="minorHAnsi" w:hAnsiTheme="minorHAnsi" w:cstheme="minorHAnsi"/>
          <w:szCs w:val="24"/>
        </w:rPr>
        <w:t xml:space="preserve"> Agency may terminate this Contract immediately upon </w:t>
      </w:r>
      <w:r w:rsidRPr="00A120B3">
        <w:rPr>
          <w:rFonts w:asciiTheme="minorHAnsi" w:hAnsiTheme="minorHAnsi" w:cstheme="minorHAnsi"/>
          <w:szCs w:val="24"/>
        </w:rPr>
        <w:t xml:space="preserve">written </w:t>
      </w:r>
      <w:r w:rsidRPr="00A120B3">
        <w:rPr>
          <w:rFonts w:asciiTheme="minorHAnsi" w:hAnsiTheme="minorHAnsi" w:cstheme="minorHAnsi"/>
          <w:bCs/>
          <w:szCs w:val="24"/>
        </w:rPr>
        <w:t>notice</w:t>
      </w:r>
      <w:r w:rsidRPr="00DB2F71">
        <w:rPr>
          <w:rFonts w:asciiTheme="minorHAnsi" w:hAnsiTheme="minorHAnsi" w:cstheme="minorHAnsi"/>
          <w:szCs w:val="24"/>
        </w:rPr>
        <w:t xml:space="preserve"> to Contractor if: </w:t>
      </w:r>
    </w:p>
    <w:p w14:paraId="2662DFFA" w14:textId="417642E1" w:rsidR="00E16AD5" w:rsidRPr="00A4012E" w:rsidRDefault="00E16AD5" w:rsidP="00A4012E">
      <w:pPr>
        <w:pStyle w:val="ListParagraph"/>
        <w:numPr>
          <w:ilvl w:val="2"/>
          <w:numId w:val="5"/>
        </w:numPr>
        <w:ind w:left="360" w:hanging="360"/>
        <w:contextualSpacing w:val="0"/>
        <w:rPr>
          <w:rFonts w:asciiTheme="minorHAnsi" w:hAnsiTheme="minorHAnsi" w:cstheme="minorHAnsi"/>
          <w:szCs w:val="24"/>
        </w:rPr>
      </w:pPr>
      <w:r w:rsidRPr="00DB2F71">
        <w:rPr>
          <w:rFonts w:asciiTheme="minorHAnsi" w:hAnsiTheme="minorHAnsi" w:cstheme="minorHAnsi"/>
          <w:szCs w:val="24"/>
        </w:rPr>
        <w:t>Agency fails to receive funding, appropriations, limitations, allotments or other expenditure authority at levels sufficient to pay for the Goods</w:t>
      </w:r>
      <w:r w:rsidR="00B32DA8">
        <w:rPr>
          <w:rFonts w:asciiTheme="minorHAnsi" w:hAnsiTheme="minorHAnsi" w:cstheme="minorHAnsi"/>
          <w:szCs w:val="24"/>
        </w:rPr>
        <w:t xml:space="preserve"> or Services</w:t>
      </w:r>
      <w:r w:rsidRPr="00DB2F71">
        <w:rPr>
          <w:rFonts w:asciiTheme="minorHAnsi" w:hAnsiTheme="minorHAnsi" w:cstheme="minorHAnsi"/>
          <w:szCs w:val="24"/>
        </w:rPr>
        <w:t>; or</w:t>
      </w:r>
      <w:r w:rsidR="00162A01">
        <w:rPr>
          <w:rFonts w:asciiTheme="minorHAnsi" w:hAnsiTheme="minorHAnsi" w:cstheme="minorHAnsi"/>
          <w:szCs w:val="24"/>
        </w:rPr>
        <w:t xml:space="preserve"> </w:t>
      </w:r>
    </w:p>
    <w:p w14:paraId="3A37529C" w14:textId="24C96D89" w:rsidR="00E16AD5" w:rsidRPr="00A4012E" w:rsidRDefault="00B32DA8" w:rsidP="00A4012E">
      <w:pPr>
        <w:pStyle w:val="ListParagraph"/>
        <w:numPr>
          <w:ilvl w:val="2"/>
          <w:numId w:val="5"/>
        </w:numPr>
        <w:ind w:left="360" w:hanging="360"/>
        <w:contextualSpacing w:val="0"/>
        <w:rPr>
          <w:rFonts w:asciiTheme="minorHAnsi" w:hAnsiTheme="minorHAnsi" w:cstheme="minorHAnsi"/>
          <w:szCs w:val="24"/>
        </w:rPr>
      </w:pPr>
      <w:r>
        <w:rPr>
          <w:rFonts w:asciiTheme="minorHAnsi" w:hAnsiTheme="minorHAnsi" w:cstheme="minorHAnsi"/>
          <w:szCs w:val="24"/>
        </w:rPr>
        <w:t>F</w:t>
      </w:r>
      <w:r w:rsidR="00E16AD5" w:rsidRPr="00DB2F71">
        <w:rPr>
          <w:rFonts w:asciiTheme="minorHAnsi" w:hAnsiTheme="minorHAnsi" w:cstheme="minorHAnsi"/>
          <w:szCs w:val="24"/>
        </w:rPr>
        <w:t>ederal or state laws, regulations, or guidelines are modified or interpreted in such a way that</w:t>
      </w:r>
      <w:r w:rsidR="00C95008">
        <w:rPr>
          <w:rFonts w:asciiTheme="minorHAnsi" w:hAnsiTheme="minorHAnsi" w:cstheme="minorHAnsi"/>
          <w:szCs w:val="24"/>
        </w:rPr>
        <w:t xml:space="preserve"> </w:t>
      </w:r>
      <w:r w:rsidR="00E16AD5" w:rsidRPr="00DB2F71">
        <w:rPr>
          <w:rFonts w:asciiTheme="minorHAnsi" w:hAnsiTheme="minorHAnsi" w:cstheme="minorHAnsi"/>
          <w:szCs w:val="24"/>
        </w:rPr>
        <w:t xml:space="preserve">Agency’s purchase of the Goods </w:t>
      </w:r>
      <w:r w:rsidR="00C57699">
        <w:rPr>
          <w:rFonts w:asciiTheme="minorHAnsi" w:hAnsiTheme="minorHAnsi" w:cstheme="minorHAnsi"/>
          <w:szCs w:val="24"/>
        </w:rPr>
        <w:t xml:space="preserve">or Services </w:t>
      </w:r>
      <w:r w:rsidR="00E16AD5" w:rsidRPr="00DB2F71">
        <w:rPr>
          <w:rFonts w:asciiTheme="minorHAnsi" w:hAnsiTheme="minorHAnsi" w:cstheme="minorHAnsi"/>
          <w:szCs w:val="24"/>
        </w:rPr>
        <w:t xml:space="preserve">under this Contract is prohibited or Agency is prohibited from paying for such Goods </w:t>
      </w:r>
      <w:r w:rsidR="00C57699">
        <w:rPr>
          <w:rFonts w:asciiTheme="minorHAnsi" w:hAnsiTheme="minorHAnsi" w:cstheme="minorHAnsi"/>
          <w:szCs w:val="24"/>
        </w:rPr>
        <w:t xml:space="preserve">or Services </w:t>
      </w:r>
      <w:r w:rsidR="00E16AD5" w:rsidRPr="00DB2F71">
        <w:rPr>
          <w:rFonts w:asciiTheme="minorHAnsi" w:hAnsiTheme="minorHAnsi" w:cstheme="minorHAnsi"/>
          <w:szCs w:val="24"/>
        </w:rPr>
        <w:t>from the planned funding source.</w:t>
      </w:r>
    </w:p>
    <w:p w14:paraId="14463719" w14:textId="6DE67342" w:rsidR="00E16AD5" w:rsidRPr="00DB2F71" w:rsidRDefault="00E16AD5" w:rsidP="004D6089">
      <w:pPr>
        <w:pStyle w:val="ListParagraph"/>
        <w:numPr>
          <w:ilvl w:val="1"/>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Agency’s Right to Terminate for Cause.</w:t>
      </w:r>
      <w:r w:rsidRPr="00DB2F71">
        <w:rPr>
          <w:rFonts w:asciiTheme="minorHAnsi" w:hAnsiTheme="minorHAnsi" w:cstheme="minorHAnsi"/>
          <w:szCs w:val="24"/>
        </w:rPr>
        <w:t xml:space="preserve"> </w:t>
      </w:r>
      <w:r w:rsidRPr="00DB2F71">
        <w:rPr>
          <w:rFonts w:asciiTheme="minorHAnsi" w:hAnsiTheme="minorHAnsi" w:cstheme="minorHAnsi"/>
          <w:bCs/>
          <w:szCs w:val="24"/>
        </w:rPr>
        <w:t xml:space="preserve">In addition to any other rights and remedies Agency may have under this Contract, Agency may terminate this Contract, immediately upon written notice by Agency to Contractor, or at such later date as Agency may establish in such notice, if Contractor is in default. </w:t>
      </w:r>
    </w:p>
    <w:p w14:paraId="2EFFB360" w14:textId="0E502C31" w:rsidR="00E16AD5" w:rsidRPr="00DB2F71" w:rsidRDefault="00E16AD5"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bCs/>
          <w:szCs w:val="24"/>
        </w:rPr>
        <w:t>Contractor’s Right to Terminate for Cause.</w:t>
      </w:r>
      <w:r w:rsidRPr="00DB2F71">
        <w:rPr>
          <w:rFonts w:asciiTheme="minorHAnsi" w:hAnsiTheme="minorHAnsi" w:cstheme="minorHAnsi"/>
          <w:szCs w:val="24"/>
        </w:rPr>
        <w:t xml:space="preserve"> </w:t>
      </w:r>
      <w:r w:rsidRPr="00DB2F71">
        <w:rPr>
          <w:rFonts w:asciiTheme="minorHAnsi" w:hAnsiTheme="minorHAnsi" w:cstheme="minorHAnsi"/>
          <w:bCs/>
          <w:szCs w:val="24"/>
        </w:rPr>
        <w:t>Contractor may terminate this Contract immediately upon written notice to Agency, or at such later date as Contractor may establish in such notice, if Agency is in default.</w:t>
      </w:r>
    </w:p>
    <w:p w14:paraId="3A2A51CA" w14:textId="42DCE944" w:rsidR="00E16AD5" w:rsidRPr="00DB2F71" w:rsidRDefault="00E16AD5"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DB2F71">
        <w:rPr>
          <w:rFonts w:asciiTheme="minorHAnsi" w:hAnsiTheme="minorHAnsi" w:cstheme="minorHAnsi"/>
          <w:b/>
          <w:szCs w:val="24"/>
        </w:rPr>
        <w:t>Return of Property</w:t>
      </w:r>
      <w:r w:rsidRPr="00DB2F71">
        <w:rPr>
          <w:rFonts w:asciiTheme="minorHAnsi" w:hAnsiTheme="minorHAnsi" w:cstheme="minorHAnsi"/>
          <w:szCs w:val="24"/>
        </w:rPr>
        <w:t xml:space="preserve">. </w:t>
      </w:r>
      <w:r w:rsidRPr="00DB2F71">
        <w:rPr>
          <w:rFonts w:asciiTheme="minorHAnsi" w:hAnsiTheme="minorHAnsi" w:cstheme="minorHAnsi"/>
          <w:bCs/>
          <w:szCs w:val="24"/>
        </w:rPr>
        <w:t xml:space="preserve">Upon termination of this Contract for any reason whatsoever, Contractor shall immediately deliver to Agency all of Agency’s property that is in the possession or under the control of Contractor in whatever stage of development and form of recordation such Agency property </w:t>
      </w:r>
      <w:r w:rsidRPr="00DB2F71">
        <w:rPr>
          <w:rFonts w:asciiTheme="minorHAnsi" w:hAnsiTheme="minorHAnsi" w:cstheme="minorHAnsi"/>
          <w:bCs/>
          <w:szCs w:val="24"/>
        </w:rPr>
        <w:lastRenderedPageBreak/>
        <w:t>is expressed or embodied at that time.</w:t>
      </w:r>
      <w:r w:rsidRPr="00DB2F71">
        <w:rPr>
          <w:rFonts w:asciiTheme="minorHAnsi" w:hAnsiTheme="minorHAnsi" w:cstheme="minorHAnsi"/>
          <w:szCs w:val="24"/>
        </w:rPr>
        <w:t xml:space="preserve"> </w:t>
      </w:r>
      <w:r w:rsidR="00AD3B24">
        <w:rPr>
          <w:rStyle w:val="DeltaViewFormatChange"/>
          <w:color w:val="000000" w:themeColor="text1"/>
          <w:szCs w:val="24"/>
        </w:rPr>
        <w:t>Contractor</w:t>
      </w:r>
      <w:r w:rsidR="001D2520" w:rsidRPr="00063DDE">
        <w:rPr>
          <w:rStyle w:val="DeltaViewFormatChange"/>
          <w:color w:val="000000" w:themeColor="text1"/>
          <w:szCs w:val="24"/>
        </w:rPr>
        <w:t xml:space="preserve"> shall notify </w:t>
      </w:r>
      <w:r w:rsidR="00AD3B24">
        <w:rPr>
          <w:rStyle w:val="DeltaViewFormatChange"/>
          <w:color w:val="000000" w:themeColor="text1"/>
          <w:szCs w:val="24"/>
        </w:rPr>
        <w:t>Agency</w:t>
      </w:r>
      <w:r w:rsidR="001D2520" w:rsidRPr="00063DDE">
        <w:rPr>
          <w:rStyle w:val="DeltaViewFormatChange"/>
          <w:color w:val="000000" w:themeColor="text1"/>
          <w:szCs w:val="24"/>
        </w:rPr>
        <w:t xml:space="preserve"> of any conditions that make returning all </w:t>
      </w:r>
      <w:r w:rsidR="00AD3B24">
        <w:rPr>
          <w:rStyle w:val="DeltaViewFormatChange"/>
          <w:color w:val="000000" w:themeColor="text1"/>
          <w:szCs w:val="24"/>
        </w:rPr>
        <w:t>Agency property</w:t>
      </w:r>
      <w:r w:rsidR="001D2520" w:rsidRPr="00063DDE">
        <w:rPr>
          <w:rStyle w:val="DeltaViewFormatChange"/>
          <w:color w:val="000000" w:themeColor="text1"/>
          <w:szCs w:val="24"/>
        </w:rPr>
        <w:t xml:space="preserve"> not feasible. Upon </w:t>
      </w:r>
      <w:r w:rsidR="00AD3B24">
        <w:rPr>
          <w:rStyle w:val="DeltaViewFormatChange"/>
          <w:color w:val="000000" w:themeColor="text1"/>
          <w:szCs w:val="24"/>
        </w:rPr>
        <w:t>Agency</w:t>
      </w:r>
      <w:r w:rsidR="001D2520" w:rsidRPr="00063DDE">
        <w:rPr>
          <w:rStyle w:val="DeltaViewFormatChange"/>
          <w:color w:val="000000" w:themeColor="text1"/>
          <w:szCs w:val="24"/>
        </w:rPr>
        <w:t xml:space="preserve">’s written acknowledgement that returning all </w:t>
      </w:r>
      <w:r w:rsidR="00AD3B24">
        <w:rPr>
          <w:rStyle w:val="DeltaViewFormatChange"/>
          <w:color w:val="000000" w:themeColor="text1"/>
          <w:szCs w:val="24"/>
        </w:rPr>
        <w:t>property</w:t>
      </w:r>
      <w:r w:rsidR="001D2520" w:rsidRPr="00063DDE">
        <w:rPr>
          <w:rStyle w:val="DeltaViewFormatChange"/>
          <w:color w:val="000000" w:themeColor="text1"/>
          <w:szCs w:val="24"/>
        </w:rPr>
        <w:t xml:space="preserve"> is not feasible</w:t>
      </w:r>
      <w:r w:rsidR="001D2520">
        <w:rPr>
          <w:rStyle w:val="DeltaViewFormatChange"/>
          <w:color w:val="000000" w:themeColor="text1"/>
          <w:szCs w:val="24"/>
        </w:rPr>
        <w:t xml:space="preserve"> and consent</w:t>
      </w:r>
      <w:r w:rsidR="001D2520" w:rsidRPr="00063DDE">
        <w:rPr>
          <w:rStyle w:val="DeltaViewFormatChange"/>
          <w:color w:val="000000" w:themeColor="text1"/>
          <w:szCs w:val="24"/>
        </w:rPr>
        <w:t xml:space="preserve">, </w:t>
      </w:r>
      <w:r w:rsidR="00A123C1">
        <w:rPr>
          <w:rStyle w:val="DeltaViewFormatChange"/>
          <w:color w:val="000000" w:themeColor="text1"/>
          <w:szCs w:val="24"/>
        </w:rPr>
        <w:t xml:space="preserve">subject to </w:t>
      </w:r>
      <w:r w:rsidR="00A123C1" w:rsidRPr="00182B1D">
        <w:rPr>
          <w:rStyle w:val="DeltaViewFormatChange"/>
          <w:color w:val="000000" w:themeColor="text1"/>
          <w:szCs w:val="24"/>
        </w:rPr>
        <w:t xml:space="preserve">Section </w:t>
      </w:r>
      <w:r w:rsidR="007F318A">
        <w:rPr>
          <w:rStyle w:val="DeltaViewFormatChange"/>
          <w:color w:val="000000" w:themeColor="text1"/>
          <w:szCs w:val="24"/>
        </w:rPr>
        <w:t>22</w:t>
      </w:r>
      <w:r w:rsidR="00182B1D" w:rsidRPr="004D6089">
        <w:rPr>
          <w:rStyle w:val="DeltaViewFormatChange"/>
          <w:color w:val="000000" w:themeColor="text1"/>
          <w:szCs w:val="24"/>
        </w:rPr>
        <w:t>,</w:t>
      </w:r>
      <w:r w:rsidR="00182B1D">
        <w:rPr>
          <w:rStyle w:val="DeltaViewFormatChange"/>
          <w:b/>
          <w:bCs/>
          <w:color w:val="000000" w:themeColor="text1"/>
          <w:szCs w:val="24"/>
        </w:rPr>
        <w:t xml:space="preserve"> </w:t>
      </w:r>
      <w:r w:rsidR="00A123C1" w:rsidRPr="00A974B2">
        <w:rPr>
          <w:rFonts w:asciiTheme="minorHAnsi" w:hAnsiTheme="minorHAnsi" w:cstheme="minorHAnsi"/>
          <w:bCs/>
          <w:szCs w:val="24"/>
        </w:rPr>
        <w:t>Records Maintenance and Access</w:t>
      </w:r>
      <w:r w:rsidR="00A123C1" w:rsidRPr="00A123C1">
        <w:rPr>
          <w:rStyle w:val="DeltaViewFormatChange"/>
          <w:bCs/>
          <w:color w:val="000000" w:themeColor="text1"/>
          <w:szCs w:val="24"/>
        </w:rPr>
        <w:t>,</w:t>
      </w:r>
      <w:r w:rsidR="00A123C1">
        <w:rPr>
          <w:rStyle w:val="DeltaViewFormatChange"/>
          <w:color w:val="000000" w:themeColor="text1"/>
          <w:szCs w:val="24"/>
        </w:rPr>
        <w:t xml:space="preserve"> </w:t>
      </w:r>
      <w:r w:rsidR="00AB4F62">
        <w:rPr>
          <w:rStyle w:val="DeltaViewFormatChange"/>
          <w:color w:val="000000" w:themeColor="text1"/>
          <w:szCs w:val="24"/>
        </w:rPr>
        <w:t>Contractor shall</w:t>
      </w:r>
      <w:r w:rsidR="001D2520">
        <w:rPr>
          <w:rStyle w:val="DeltaViewFormatChange"/>
          <w:color w:val="000000" w:themeColor="text1"/>
          <w:szCs w:val="24"/>
        </w:rPr>
        <w:t xml:space="preserve"> </w:t>
      </w:r>
      <w:r w:rsidR="001D2520" w:rsidRPr="00063DDE">
        <w:rPr>
          <w:rStyle w:val="DeltaViewFormatChange"/>
          <w:color w:val="000000" w:themeColor="text1"/>
          <w:szCs w:val="24"/>
        </w:rPr>
        <w:t xml:space="preserve">destroy </w:t>
      </w:r>
      <w:r w:rsidR="001D2520">
        <w:rPr>
          <w:rStyle w:val="DeltaViewFormatChange"/>
          <w:color w:val="000000" w:themeColor="text1"/>
          <w:szCs w:val="24"/>
        </w:rPr>
        <w:t xml:space="preserve">retained </w:t>
      </w:r>
      <w:r w:rsidR="00AB4F62">
        <w:rPr>
          <w:rStyle w:val="DeltaViewFormatChange"/>
          <w:color w:val="000000" w:themeColor="text1"/>
          <w:szCs w:val="24"/>
        </w:rPr>
        <w:t>Agency property</w:t>
      </w:r>
      <w:r w:rsidR="00C95008">
        <w:rPr>
          <w:rStyle w:val="DeltaViewFormatChange"/>
          <w:color w:val="000000" w:themeColor="text1"/>
          <w:szCs w:val="24"/>
        </w:rPr>
        <w:t xml:space="preserve"> </w:t>
      </w:r>
      <w:r w:rsidR="001D2520">
        <w:rPr>
          <w:rStyle w:val="DeltaViewFormatChange"/>
          <w:color w:val="000000" w:themeColor="text1"/>
          <w:szCs w:val="24"/>
        </w:rPr>
        <w:t>in all its forms</w:t>
      </w:r>
      <w:r w:rsidR="004201DD">
        <w:rPr>
          <w:rStyle w:val="DeltaViewFormatChange"/>
          <w:color w:val="000000" w:themeColor="text1"/>
          <w:szCs w:val="24"/>
        </w:rPr>
        <w:t>.</w:t>
      </w:r>
    </w:p>
    <w:p w14:paraId="397FAB72" w14:textId="5B628259" w:rsidR="00E16AD5" w:rsidRPr="000579B3" w:rsidRDefault="00E16AD5"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t>Effect of Termination</w:t>
      </w:r>
      <w:r w:rsidRPr="000579B3">
        <w:rPr>
          <w:rFonts w:asciiTheme="minorHAnsi" w:hAnsiTheme="minorHAnsi" w:cstheme="minorHAnsi"/>
          <w:szCs w:val="24"/>
        </w:rPr>
        <w:t xml:space="preserve">. </w:t>
      </w:r>
      <w:r w:rsidRPr="000579B3">
        <w:rPr>
          <w:rFonts w:asciiTheme="minorHAnsi" w:hAnsiTheme="minorHAnsi" w:cstheme="minorHAnsi"/>
          <w:bCs/>
          <w:szCs w:val="24"/>
        </w:rPr>
        <w:t xml:space="preserve">Upon receiving a notice of termination of this Contract, Contractor shall immediately cease activities under this Contract </w:t>
      </w:r>
      <w:r w:rsidR="00FF22DC">
        <w:rPr>
          <w:rFonts w:asciiTheme="minorHAnsi" w:hAnsiTheme="minorHAnsi" w:cstheme="minorHAnsi"/>
          <w:bCs/>
          <w:szCs w:val="24"/>
        </w:rPr>
        <w:t>as directed by Agency</w:t>
      </w:r>
      <w:r w:rsidRPr="000579B3">
        <w:rPr>
          <w:rFonts w:asciiTheme="minorHAnsi" w:hAnsiTheme="minorHAnsi" w:cstheme="minorHAnsi"/>
          <w:bCs/>
          <w:szCs w:val="24"/>
        </w:rPr>
        <w:t>.</w:t>
      </w:r>
    </w:p>
    <w:p w14:paraId="00090BEB" w14:textId="1BC55429" w:rsidR="00F758D1" w:rsidRPr="000579B3" w:rsidRDefault="00E16AD5" w:rsidP="00A974B2">
      <w:pPr>
        <w:pStyle w:val="ListParagraph"/>
        <w:numPr>
          <w:ilvl w:val="0"/>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Compliance with Law.</w:t>
      </w:r>
    </w:p>
    <w:p w14:paraId="5E1C7CBB" w14:textId="5F0B9406" w:rsidR="0053033B" w:rsidRPr="000579B3" w:rsidRDefault="0053033B" w:rsidP="00B44C37">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Compliance with Law Generally.</w:t>
      </w:r>
      <w:r w:rsidRPr="000579B3">
        <w:rPr>
          <w:rFonts w:asciiTheme="minorHAnsi" w:hAnsiTheme="minorHAnsi" w:cstheme="minorHAnsi"/>
          <w:szCs w:val="24"/>
        </w:rPr>
        <w:t xml:space="preserve"> </w:t>
      </w:r>
      <w:r w:rsidRPr="000579B3">
        <w:rPr>
          <w:rFonts w:asciiTheme="minorHAnsi" w:hAnsiTheme="minorHAnsi" w:cstheme="minorHAnsi"/>
          <w:bCs/>
          <w:szCs w:val="24"/>
        </w:rPr>
        <w:t xml:space="preserve">Contractor shall comply, and cause all subcontractors to comply with all federal, state and local laws, regulations, executive orders and ordinances applicable to this Contract, as may be modified or adopted from time to time. Without limiting the generality of the foregoing, Contractor expressly agrees to comply with the following laws, regulations and executive orders to the extent they are applicable to this Contract: (i) Titles VI and VII of the Civil Rights Act of 1964, as amended; (ii) Title V and Sections 503 and 504 of the Rehabilitation Act of 1973, as amended; (iii) the Americans with Disabilities Act of 1990 and ORS 659A.142, as amended; (iv) Executive Order 11246, as amended; (v) the Health Insurance Portability and Accountability Act of 1996, as amended by the Health Information Technology for Economic and Clinical Health (HITECH) Act portion of the American Recovery and Reinvestment Act of 2009 (ARRA), including the Privacy and Security Rules found at 45 CFR Parts 160 and 164, as the law and its implementing regulations may be updated from time to time; (vi) the Age Discrimination in Employment Act of 1967, as amended, and the Age Discrimination Act of 1975, as amended; (vii) the Vietnam Era Veterans’ Readjustment Assistance Act of 1974, as amended; (viii) Section 188 of the Workforce Investment Act (WIA) of 1998, as amended; (ix) ORS Chapter 659, as amended; (x) all regulations and administrative rules established pursuant to the foregoing laws; and (xii) all other applicable requirements of federal and state civil rights and rehabilitation statutes, rules and regulations. These laws, regulations and executive orders are incorporated by reference </w:t>
      </w:r>
      <w:r w:rsidR="001B25D8">
        <w:rPr>
          <w:rFonts w:asciiTheme="minorHAnsi" w:hAnsiTheme="minorHAnsi" w:cstheme="minorHAnsi"/>
          <w:bCs/>
          <w:szCs w:val="24"/>
        </w:rPr>
        <w:t xml:space="preserve">into this Contract </w:t>
      </w:r>
      <w:r w:rsidRPr="000579B3">
        <w:rPr>
          <w:rFonts w:asciiTheme="minorHAnsi" w:hAnsiTheme="minorHAnsi" w:cstheme="minorHAnsi"/>
          <w:bCs/>
          <w:szCs w:val="24"/>
        </w:rPr>
        <w:t>to the extent that they are applicable to the Contract and required by law to be so incorporated.</w:t>
      </w:r>
    </w:p>
    <w:p w14:paraId="7A79D76D" w14:textId="252FC253" w:rsidR="0053033B" w:rsidRPr="000579B3" w:rsidRDefault="0053033B" w:rsidP="004D6089">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Statutory Protections.</w:t>
      </w:r>
      <w:r w:rsidRPr="000579B3">
        <w:rPr>
          <w:rFonts w:asciiTheme="minorHAnsi" w:hAnsiTheme="minorHAnsi" w:cstheme="minorHAnsi"/>
          <w:bCs/>
          <w:szCs w:val="24"/>
        </w:rPr>
        <w:t xml:space="preserve"> Agency’s performance under the Contract is conditioned upon Contractor's compliance with the provisions of ORS 279B.220, 279B.225, 279B.230, 279B.235 and 279B.270 which are incorporated by reference </w:t>
      </w:r>
      <w:r w:rsidR="001B25D8">
        <w:rPr>
          <w:rFonts w:asciiTheme="minorHAnsi" w:hAnsiTheme="minorHAnsi" w:cstheme="minorHAnsi"/>
          <w:bCs/>
          <w:szCs w:val="24"/>
        </w:rPr>
        <w:t>into this Contract</w:t>
      </w:r>
      <w:r w:rsidRPr="000579B3">
        <w:rPr>
          <w:rFonts w:asciiTheme="minorHAnsi" w:hAnsiTheme="minorHAnsi" w:cstheme="minorHAnsi"/>
          <w:bCs/>
          <w:szCs w:val="24"/>
        </w:rPr>
        <w:t xml:space="preserve">. </w:t>
      </w:r>
    </w:p>
    <w:p w14:paraId="6221036C" w14:textId="77777777" w:rsidR="0053033B" w:rsidRPr="000579B3" w:rsidRDefault="0053033B" w:rsidP="00B44C37">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t xml:space="preserve">Disclosure of Social Security Number. </w:t>
      </w:r>
      <w:r w:rsidRPr="000579B3">
        <w:rPr>
          <w:rFonts w:asciiTheme="minorHAnsi" w:hAnsiTheme="minorHAnsi" w:cstheme="minorHAnsi"/>
          <w:bCs/>
          <w:szCs w:val="24"/>
        </w:rPr>
        <w:t>Contractor shall provide Contractor’s Social Security number unless Contractor provides a federal tax identification number. This number is requested pursuant to ORS 305.385, OAR 125-246-0330(2)(d), and OAR 150-305.100. Social Security numbers provided pursuant to this authority will be used for the administration of state, federal, and local tax laws.</w:t>
      </w:r>
    </w:p>
    <w:p w14:paraId="6E982D9A" w14:textId="42B8616B"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t>Reporting</w:t>
      </w:r>
      <w:r w:rsidRPr="000579B3">
        <w:rPr>
          <w:rFonts w:asciiTheme="minorHAnsi" w:hAnsiTheme="minorHAnsi" w:cstheme="minorHAnsi"/>
          <w:bCs/>
          <w:szCs w:val="24"/>
        </w:rPr>
        <w:t>.</w:t>
      </w:r>
      <w:r w:rsidRPr="000579B3">
        <w:rPr>
          <w:rFonts w:asciiTheme="minorHAnsi" w:hAnsiTheme="minorHAnsi" w:cstheme="minorHAnsi"/>
          <w:szCs w:val="24"/>
        </w:rPr>
        <w:t xml:space="preserve"> </w:t>
      </w:r>
      <w:r w:rsidRPr="000579B3">
        <w:rPr>
          <w:rFonts w:asciiTheme="minorHAnsi" w:hAnsiTheme="minorHAnsi" w:cstheme="minorHAnsi"/>
          <w:bCs/>
          <w:szCs w:val="24"/>
        </w:rPr>
        <w:t>This Contract will be reported to the Oregon Department of Revenue.</w:t>
      </w:r>
      <w:r w:rsidR="00162A01">
        <w:rPr>
          <w:rFonts w:asciiTheme="minorHAnsi" w:hAnsiTheme="minorHAnsi" w:cstheme="minorHAnsi"/>
          <w:bCs/>
          <w:szCs w:val="24"/>
        </w:rPr>
        <w:t xml:space="preserve"> </w:t>
      </w:r>
      <w:r w:rsidRPr="000579B3">
        <w:rPr>
          <w:rFonts w:asciiTheme="minorHAnsi" w:hAnsiTheme="minorHAnsi" w:cstheme="minorHAnsi"/>
          <w:bCs/>
          <w:szCs w:val="24"/>
        </w:rPr>
        <w:t>The Department of Revenue may take any and all actions permitted by law relative to the collection of taxes due to the State of Oregon or a political subdivision, including (i) garnishing Contractor’s compensation under this Contract or (ii) exercising a right of setoff against Contractor’s compensation under this Contract for any amounts that may be due and unpaid to the State of Oregon or its political subdivisions for which the Department of Revenue collects debts.</w:t>
      </w:r>
    </w:p>
    <w:p w14:paraId="136CE178" w14:textId="54D4C47F"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lastRenderedPageBreak/>
        <w:t>Non-Discrimination in Employment.</w:t>
      </w:r>
      <w:r w:rsidRPr="000579B3">
        <w:rPr>
          <w:rFonts w:asciiTheme="minorHAnsi" w:hAnsiTheme="minorHAnsi" w:cstheme="minorHAnsi"/>
          <w:szCs w:val="24"/>
        </w:rPr>
        <w:t xml:space="preserve"> </w:t>
      </w:r>
      <w:r w:rsidR="00224923">
        <w:rPr>
          <w:rFonts w:asciiTheme="minorHAnsi" w:hAnsiTheme="minorHAnsi" w:cstheme="minorHAnsi"/>
          <w:szCs w:val="24"/>
        </w:rPr>
        <w:t xml:space="preserve">If applicable, </w:t>
      </w:r>
      <w:r w:rsidRPr="000579B3">
        <w:rPr>
          <w:rFonts w:asciiTheme="minorHAnsi" w:hAnsiTheme="minorHAnsi" w:cstheme="minorHAnsi"/>
          <w:bCs/>
          <w:szCs w:val="24"/>
        </w:rPr>
        <w:t>Contractor certifies, in accordance with ORS 279A.112, that it has in place a policy and practice of preventing sexual harassment, sexual assault, and discrimination against employees who are members of a protected class, as defined by ORS 279A.112 (2)(1)(b).</w:t>
      </w:r>
      <w:r w:rsidR="00162A01">
        <w:rPr>
          <w:rFonts w:asciiTheme="minorHAnsi" w:hAnsiTheme="minorHAnsi" w:cstheme="minorHAnsi"/>
          <w:bCs/>
          <w:szCs w:val="24"/>
        </w:rPr>
        <w:t xml:space="preserve"> </w:t>
      </w:r>
      <w:r w:rsidRPr="000579B3">
        <w:rPr>
          <w:rFonts w:asciiTheme="minorHAnsi" w:hAnsiTheme="minorHAnsi" w:cstheme="minorHAnsi"/>
          <w:bCs/>
          <w:szCs w:val="24"/>
        </w:rPr>
        <w:t>As a material condition of this Contract, Contractor must maintain, throughout the duration of this Contract, a policy and practice that comply with ORS 279A.112, including giving employees written notice of Contractor’s policy and practice.</w:t>
      </w:r>
    </w:p>
    <w:p w14:paraId="542F96EA" w14:textId="3F32E138"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Pay Equity Compliance.</w:t>
      </w:r>
      <w:r w:rsidR="00162A01">
        <w:rPr>
          <w:rFonts w:asciiTheme="minorHAnsi" w:hAnsiTheme="minorHAnsi" w:cstheme="minorHAnsi"/>
          <w:szCs w:val="24"/>
        </w:rPr>
        <w:t xml:space="preserve"> </w:t>
      </w:r>
      <w:r w:rsidRPr="000579B3">
        <w:rPr>
          <w:rFonts w:asciiTheme="minorHAnsi" w:hAnsiTheme="minorHAnsi" w:cstheme="minorHAnsi"/>
          <w:bCs/>
          <w:szCs w:val="24"/>
        </w:rPr>
        <w:t>As required by ORS 279B.235, Contractor shall comply with ORS 652.220 and shall not unlawfully discriminate against any of Contractor’s employees in the payment of wages or other compensation for work of comparable character on the basis of an employee’s membership in a protected class. “Protected class” means a group of persons distinguished by race, color, religion, sex, sexual orientation, national origin, marital status, veteran status, disability or age. Contractor’s compliance with this section constitutes a material element of this Contract and a failure to comply constitutes a breach that entitles Agency to terminate this Contract for cause.</w:t>
      </w:r>
    </w:p>
    <w:p w14:paraId="0020580D" w14:textId="28AFD8FF" w:rsidR="0053033B" w:rsidRPr="000579B3" w:rsidRDefault="0053033B" w:rsidP="00A974B2">
      <w:pPr>
        <w:pStyle w:val="ListParagraph"/>
        <w:tabs>
          <w:tab w:val="left" w:pos="360"/>
        </w:tabs>
        <w:ind w:left="0"/>
        <w:contextualSpacing w:val="0"/>
        <w:rPr>
          <w:rFonts w:asciiTheme="minorHAnsi" w:hAnsiTheme="minorHAnsi" w:cstheme="minorHAnsi"/>
          <w:b/>
          <w:bCs/>
          <w:szCs w:val="24"/>
        </w:rPr>
      </w:pPr>
      <w:r w:rsidRPr="000579B3">
        <w:rPr>
          <w:rFonts w:asciiTheme="minorHAnsi" w:hAnsiTheme="minorHAnsi" w:cstheme="minorHAnsi"/>
          <w:szCs w:val="24"/>
        </w:rPr>
        <w:t>Contractor may not prohibit any of Contractor’s employees from discussing the employee’s rate of wage, salary, benefits, or other compensation with another employee or another person.</w:t>
      </w:r>
      <w:r w:rsidR="00162A01">
        <w:rPr>
          <w:rFonts w:asciiTheme="minorHAnsi" w:hAnsiTheme="minorHAnsi" w:cstheme="minorHAnsi"/>
          <w:szCs w:val="24"/>
        </w:rPr>
        <w:t xml:space="preserve"> </w:t>
      </w:r>
      <w:r w:rsidRPr="000579B3">
        <w:rPr>
          <w:rFonts w:asciiTheme="minorHAnsi" w:hAnsiTheme="minorHAnsi" w:cstheme="minorHAnsi"/>
          <w:szCs w:val="24"/>
        </w:rPr>
        <w:t>Contractor may not retaliate against an employee who discusses the employee’s rate of wage, salary, benefits, or other compensation with another employee or another person.</w:t>
      </w:r>
      <w:r w:rsidRPr="000579B3">
        <w:rPr>
          <w:rFonts w:asciiTheme="minorHAnsi" w:hAnsiTheme="minorHAnsi" w:cstheme="minorHAnsi"/>
        </w:rPr>
        <w:t xml:space="preserve"> </w:t>
      </w:r>
    </w:p>
    <w:p w14:paraId="179D8C29" w14:textId="4C081381" w:rsidR="00237FE3" w:rsidRPr="000579B3" w:rsidRDefault="00237FE3" w:rsidP="00A974B2">
      <w:pPr>
        <w:pStyle w:val="ListParagraph"/>
        <w:numPr>
          <w:ilvl w:val="1"/>
          <w:numId w:val="5"/>
        </w:numPr>
        <w:ind w:left="0" w:firstLine="0"/>
        <w:contextualSpacing w:val="0"/>
        <w:rPr>
          <w:rFonts w:asciiTheme="minorHAnsi" w:hAnsiTheme="minorHAnsi" w:cstheme="minorHAnsi"/>
          <w:szCs w:val="24"/>
        </w:rPr>
      </w:pPr>
      <w:r w:rsidRPr="000579B3">
        <w:rPr>
          <w:rFonts w:asciiTheme="minorHAnsi" w:hAnsiTheme="minorHAnsi" w:cstheme="minorHAnsi"/>
          <w:b/>
          <w:bCs/>
          <w:szCs w:val="24"/>
        </w:rPr>
        <w:t xml:space="preserve">Oregon False Claims Act. </w:t>
      </w:r>
      <w:r w:rsidRPr="000579B3">
        <w:rPr>
          <w:rFonts w:asciiTheme="minorHAnsi" w:hAnsiTheme="minorHAnsi" w:cstheme="minorHAnsi"/>
          <w:szCs w:val="24"/>
        </w:rPr>
        <w:t>Contractor acknowledges the Oregon False Claims Act, ORS 180.750 to 180.785, applies to any action by Contractor pertaining to this Contract, including the procurement process relating to this Contract</w:t>
      </w:r>
      <w:r w:rsidR="00285C4E">
        <w:rPr>
          <w:rFonts w:asciiTheme="minorHAnsi" w:hAnsiTheme="minorHAnsi" w:cstheme="minorHAnsi"/>
          <w:szCs w:val="24"/>
        </w:rPr>
        <w:t>,</w:t>
      </w:r>
      <w:r w:rsidRPr="000579B3">
        <w:rPr>
          <w:rFonts w:asciiTheme="minorHAnsi" w:hAnsiTheme="minorHAnsi" w:cstheme="minorHAnsi"/>
          <w:szCs w:val="24"/>
        </w:rPr>
        <w:t xml:space="preserve"> that constitutes a "claim" (as defined by ORS 180.750(1)). By its execution of this Contract, Contractor certifies the truthfulness, completeness, and accuracy of any statement or claim it has made, it makes, it may </w:t>
      </w:r>
      <w:r w:rsidR="00CA1199" w:rsidRPr="000579B3">
        <w:rPr>
          <w:rFonts w:asciiTheme="minorHAnsi" w:hAnsiTheme="minorHAnsi" w:cstheme="minorHAnsi"/>
          <w:szCs w:val="24"/>
        </w:rPr>
        <w:t>make or</w:t>
      </w:r>
      <w:r w:rsidRPr="000579B3">
        <w:rPr>
          <w:rFonts w:asciiTheme="minorHAnsi" w:hAnsiTheme="minorHAnsi" w:cstheme="minorHAnsi"/>
          <w:szCs w:val="24"/>
        </w:rPr>
        <w:t xml:space="preserve"> causes to be made that pertains to this Contract. In addition to other penalties that may be applicable, Contractor further acknowledges that if it makes, or causes to be made, a false claim or performs a prohibited act under the Oregon False Claims Act, the Oregon Attorney General may enforce the liabilities and penalties provided by the Oregon False Claims Act against Contractor. Contractor understands and agrees that any remedy that may be available under the Oregon False Claims Act is in addition to any other remedy available to the State or Agen</w:t>
      </w:r>
      <w:r w:rsidR="00162A01">
        <w:rPr>
          <w:rFonts w:asciiTheme="minorHAnsi" w:hAnsiTheme="minorHAnsi" w:cstheme="minorHAnsi"/>
          <w:szCs w:val="24"/>
        </w:rPr>
        <w:t>c</w:t>
      </w:r>
      <w:r w:rsidRPr="000579B3">
        <w:rPr>
          <w:rFonts w:asciiTheme="minorHAnsi" w:hAnsiTheme="minorHAnsi" w:cstheme="minorHAnsi"/>
          <w:szCs w:val="24"/>
        </w:rPr>
        <w:t>y under this Contract or any other provision of law.</w:t>
      </w:r>
    </w:p>
    <w:p w14:paraId="01AFFB01" w14:textId="555124B6" w:rsidR="003A074B" w:rsidRPr="000579B3" w:rsidRDefault="00FF38A1" w:rsidP="00A974B2">
      <w:pPr>
        <w:pStyle w:val="ListParagraph"/>
        <w:numPr>
          <w:ilvl w:val="0"/>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 xml:space="preserve">Governing Law; </w:t>
      </w:r>
      <w:r w:rsidR="008E283E" w:rsidRPr="000579B3">
        <w:rPr>
          <w:rFonts w:asciiTheme="minorHAnsi" w:hAnsiTheme="minorHAnsi" w:cstheme="minorHAnsi"/>
          <w:b/>
          <w:bCs/>
          <w:szCs w:val="24"/>
        </w:rPr>
        <w:t xml:space="preserve">Dispute Resolution; </w:t>
      </w:r>
      <w:r w:rsidRPr="000579B3">
        <w:rPr>
          <w:rFonts w:asciiTheme="minorHAnsi" w:hAnsiTheme="minorHAnsi" w:cstheme="minorHAnsi"/>
          <w:b/>
          <w:bCs/>
          <w:szCs w:val="24"/>
        </w:rPr>
        <w:t>Venue and Jurisdiction</w:t>
      </w:r>
      <w:r w:rsidR="003A074B" w:rsidRPr="000579B3">
        <w:rPr>
          <w:rFonts w:asciiTheme="minorHAnsi" w:hAnsiTheme="minorHAnsi" w:cstheme="minorHAnsi"/>
          <w:b/>
          <w:bCs/>
          <w:szCs w:val="24"/>
        </w:rPr>
        <w:t>.</w:t>
      </w:r>
    </w:p>
    <w:p w14:paraId="54DC943D" w14:textId="75C9BB99"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Governing Law.</w:t>
      </w:r>
      <w:r w:rsidRPr="000579B3">
        <w:rPr>
          <w:rFonts w:asciiTheme="minorHAnsi" w:hAnsiTheme="minorHAnsi" w:cstheme="minorHAnsi"/>
          <w:szCs w:val="24"/>
        </w:rPr>
        <w:t xml:space="preserve"> </w:t>
      </w:r>
      <w:r w:rsidRPr="000579B3">
        <w:rPr>
          <w:rFonts w:asciiTheme="minorHAnsi" w:hAnsiTheme="minorHAnsi" w:cstheme="minorHAnsi"/>
          <w:bCs/>
          <w:szCs w:val="24"/>
        </w:rPr>
        <w:t>The laws of the State of Oregon (without giving effect to its conflicts of law principles)</w:t>
      </w:r>
      <w:r w:rsidR="00FF22DC">
        <w:rPr>
          <w:rFonts w:asciiTheme="minorHAnsi" w:hAnsiTheme="minorHAnsi" w:cstheme="minorHAnsi"/>
          <w:bCs/>
          <w:szCs w:val="24"/>
        </w:rPr>
        <w:t>, including Article 2 of the Uniform Commercial Code as adopted by the State of Oregon (ORS chapter 72), as applicable,</w:t>
      </w:r>
      <w:r w:rsidR="00162A01">
        <w:rPr>
          <w:rFonts w:asciiTheme="minorHAnsi" w:hAnsiTheme="minorHAnsi" w:cstheme="minorHAnsi"/>
          <w:bCs/>
          <w:szCs w:val="24"/>
        </w:rPr>
        <w:t xml:space="preserve"> </w:t>
      </w:r>
      <w:r w:rsidRPr="000579B3">
        <w:rPr>
          <w:rFonts w:asciiTheme="minorHAnsi" w:hAnsiTheme="minorHAnsi" w:cstheme="minorHAnsi"/>
          <w:bCs/>
          <w:szCs w:val="24"/>
        </w:rPr>
        <w:t xml:space="preserve">govern all matters arising out of or relating to this </w:t>
      </w:r>
      <w:r w:rsidR="003A591C">
        <w:rPr>
          <w:rFonts w:asciiTheme="minorHAnsi" w:hAnsiTheme="minorHAnsi" w:cstheme="minorHAnsi"/>
          <w:bCs/>
          <w:szCs w:val="24"/>
        </w:rPr>
        <w:t>Contract</w:t>
      </w:r>
      <w:r w:rsidRPr="000579B3">
        <w:rPr>
          <w:rFonts w:asciiTheme="minorHAnsi" w:hAnsiTheme="minorHAnsi" w:cstheme="minorHAnsi"/>
          <w:bCs/>
          <w:szCs w:val="24"/>
        </w:rPr>
        <w:t>, including, without limitation, its validity, interpretation, construction, performance, and enforcement.</w:t>
      </w:r>
    </w:p>
    <w:p w14:paraId="2D2FBAA8" w14:textId="77777777"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t>Dispute Resolution</w:t>
      </w:r>
      <w:r w:rsidRPr="000579B3">
        <w:rPr>
          <w:rFonts w:asciiTheme="minorHAnsi" w:hAnsiTheme="minorHAnsi" w:cstheme="minorHAnsi"/>
          <w:bCs/>
          <w:szCs w:val="24"/>
        </w:rPr>
        <w:t>.</w:t>
      </w:r>
      <w:r w:rsidRPr="000579B3">
        <w:rPr>
          <w:rFonts w:asciiTheme="minorHAnsi" w:hAnsiTheme="minorHAnsi" w:cstheme="minorHAnsi"/>
        </w:rPr>
        <w:t xml:space="preserve"> </w:t>
      </w:r>
      <w:r w:rsidRPr="000579B3">
        <w:rPr>
          <w:rFonts w:asciiTheme="minorHAnsi" w:hAnsiTheme="minorHAnsi" w:cstheme="minorHAnsi"/>
          <w:bCs/>
          <w:szCs w:val="24"/>
        </w:rPr>
        <w:t>Any dispute between the parties under this Contract that is not resolved through informal discussions may be submitted to mediation upon the consent of both parties. If informal discussions or mediation are unsuccessful, either party may initiate litigation to resolve the dispute. The parties specifically disclaim any right to arbitration of disputes. Neither party waives its right to a jury trial or right to participate in class, collective, or representative claims.</w:t>
      </w:r>
    </w:p>
    <w:p w14:paraId="1B189859" w14:textId="39A554C7" w:rsidR="0053033B" w:rsidRPr="000579B3" w:rsidRDefault="0053033B" w:rsidP="00A974B2">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Venue and Jurisdiction.</w:t>
      </w:r>
      <w:r w:rsidRPr="000579B3">
        <w:rPr>
          <w:rFonts w:asciiTheme="minorHAnsi" w:hAnsiTheme="minorHAnsi" w:cstheme="minorHAnsi"/>
          <w:szCs w:val="24"/>
        </w:rPr>
        <w:t xml:space="preserve"> </w:t>
      </w:r>
      <w:r w:rsidRPr="000579B3">
        <w:rPr>
          <w:rFonts w:asciiTheme="minorHAnsi" w:hAnsiTheme="minorHAnsi" w:cstheme="minorHAnsi"/>
          <w:bCs/>
          <w:szCs w:val="24"/>
        </w:rPr>
        <w:t xml:space="preserve">Any claim, action, suit or proceeding between Agency (or any other agency or department of the State of Oregon) and Contractor that arises from or relates to this </w:t>
      </w:r>
      <w:r w:rsidRPr="000579B3">
        <w:rPr>
          <w:rFonts w:asciiTheme="minorHAnsi" w:hAnsiTheme="minorHAnsi" w:cstheme="minorHAnsi"/>
          <w:bCs/>
          <w:szCs w:val="24"/>
        </w:rPr>
        <w:lastRenderedPageBreak/>
        <w:t>Contract must be brought and conducted solely and exclusively within the Circuit Court of Marion County for the State of Oregon</w:t>
      </w:r>
      <w:r w:rsidR="00EA5DFA" w:rsidRPr="00EA5DFA">
        <w:t xml:space="preserve"> </w:t>
      </w:r>
      <w:r w:rsidR="00EA5DFA" w:rsidRPr="00EA5DFA">
        <w:rPr>
          <w:rFonts w:asciiTheme="minorHAnsi" w:hAnsiTheme="minorHAnsi" w:cstheme="minorHAnsi"/>
          <w:bCs/>
          <w:szCs w:val="24"/>
        </w:rPr>
        <w:t>however, if a Claim must be brought in a federal forum, then it must be brought and conducted solely and exclusively within the United States District Court for the District of Oregon</w:t>
      </w:r>
      <w:r w:rsidRPr="000579B3">
        <w:rPr>
          <w:rFonts w:asciiTheme="minorHAnsi" w:hAnsiTheme="minorHAnsi" w:cstheme="minorHAnsi"/>
          <w:bCs/>
          <w:szCs w:val="24"/>
        </w:rPr>
        <w:t xml:space="preserve">. </w:t>
      </w:r>
      <w:r w:rsidR="00CD1363" w:rsidRPr="004318D1">
        <w:rPr>
          <w:rFonts w:asciiTheme="minorHAnsi" w:hAnsiTheme="minorHAnsi" w:cstheme="minorHAnsi"/>
          <w:b/>
          <w:sz w:val="28"/>
          <w:szCs w:val="28"/>
        </w:rPr>
        <w:t>Contractor, by execution of this contract, hereby consents to the in personam jurisdiction of said courts.</w:t>
      </w:r>
      <w:r w:rsidRPr="004318D1">
        <w:rPr>
          <w:rFonts w:asciiTheme="minorHAnsi" w:hAnsiTheme="minorHAnsi" w:cstheme="minorHAnsi"/>
          <w:bCs/>
          <w:sz w:val="28"/>
          <w:szCs w:val="28"/>
        </w:rPr>
        <w:t xml:space="preserve"> </w:t>
      </w:r>
      <w:r w:rsidRPr="000579B3">
        <w:rPr>
          <w:rFonts w:asciiTheme="minorHAnsi" w:hAnsiTheme="minorHAnsi" w:cstheme="minorHAnsi"/>
          <w:bCs/>
          <w:szCs w:val="24"/>
        </w:rPr>
        <w:t>In no event may this section be construed as (i) a waiver by the State of Oregon of any form of defense or immunity, whether it is sovereign immunity, governmental immunity, immunity based on the Eleventh Amendment to the Constitution of the United States or otherwise, from any claim, action, suit or proceeding, or (ii) consent by the State of Oregon to the jurisdiction of any court.</w:t>
      </w:r>
    </w:p>
    <w:p w14:paraId="19995597" w14:textId="4E9099AA" w:rsidR="0053033B" w:rsidRPr="000579B3" w:rsidRDefault="0053033B" w:rsidP="006C6A6C">
      <w:pPr>
        <w:pStyle w:val="ListParagraph"/>
        <w:numPr>
          <w:ilvl w:val="1"/>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bCs/>
          <w:szCs w:val="24"/>
        </w:rPr>
        <w:t>Attorney’s Fees.</w:t>
      </w:r>
      <w:r w:rsidR="00162A01">
        <w:rPr>
          <w:rFonts w:asciiTheme="minorHAnsi" w:hAnsiTheme="minorHAnsi" w:cstheme="minorHAnsi"/>
          <w:szCs w:val="24"/>
        </w:rPr>
        <w:t xml:space="preserve"> </w:t>
      </w:r>
      <w:r w:rsidRPr="000579B3">
        <w:rPr>
          <w:rFonts w:asciiTheme="minorHAnsi" w:eastAsia="ヒラギノ角ゴ Pro W3" w:hAnsiTheme="minorHAnsi" w:cstheme="minorHAnsi"/>
          <w:bCs/>
          <w:szCs w:val="24"/>
        </w:rPr>
        <w:t xml:space="preserve">Neither party to this Contract is entitled to obtain judgment from the other party for attorneys’ fees incurred in any litigation between the parties. Except as allowable under </w:t>
      </w:r>
      <w:r w:rsidRPr="000579B3">
        <w:rPr>
          <w:rFonts w:asciiTheme="minorHAnsi" w:hAnsiTheme="minorHAnsi" w:cstheme="minorHAnsi"/>
          <w:bCs/>
          <w:szCs w:val="24"/>
        </w:rPr>
        <w:t xml:space="preserve">the </w:t>
      </w:r>
      <w:r w:rsidR="003A591C">
        <w:rPr>
          <w:rFonts w:asciiTheme="minorHAnsi" w:eastAsia="ヒラギノ角ゴ Pro W3" w:hAnsiTheme="minorHAnsi" w:cstheme="minorHAnsi"/>
          <w:bCs/>
          <w:szCs w:val="24"/>
        </w:rPr>
        <w:t>i</w:t>
      </w:r>
      <w:r w:rsidRPr="000579B3">
        <w:rPr>
          <w:rFonts w:asciiTheme="minorHAnsi" w:eastAsia="ヒラギノ角ゴ Pro W3" w:hAnsiTheme="minorHAnsi" w:cstheme="minorHAnsi"/>
          <w:bCs/>
          <w:szCs w:val="24"/>
        </w:rPr>
        <w:t>ndemnification</w:t>
      </w:r>
      <w:r w:rsidRPr="000579B3">
        <w:rPr>
          <w:rFonts w:asciiTheme="minorHAnsi" w:hAnsiTheme="minorHAnsi" w:cstheme="minorHAnsi"/>
          <w:bCs/>
          <w:szCs w:val="24"/>
        </w:rPr>
        <w:t xml:space="preserve"> provisions</w:t>
      </w:r>
      <w:r w:rsidRPr="000579B3">
        <w:rPr>
          <w:rFonts w:asciiTheme="minorHAnsi" w:eastAsia="ヒラギノ角ゴ Pro W3" w:hAnsiTheme="minorHAnsi" w:cstheme="minorHAnsi"/>
          <w:bCs/>
          <w:szCs w:val="24"/>
        </w:rPr>
        <w:t>, neither party may obtain judgment from the other party for attorneys’ fees incurred in the defense of any claim asserted by a third party.</w:t>
      </w:r>
    </w:p>
    <w:p w14:paraId="5011C18C" w14:textId="1AA9F535" w:rsidR="003A074B" w:rsidRPr="000579B3" w:rsidRDefault="003A074B" w:rsidP="003D033B">
      <w:pPr>
        <w:pStyle w:val="ListParagraph"/>
        <w:numPr>
          <w:ilvl w:val="0"/>
          <w:numId w:val="5"/>
        </w:numPr>
        <w:tabs>
          <w:tab w:val="left" w:pos="360"/>
        </w:tabs>
        <w:ind w:left="0" w:firstLine="0"/>
        <w:contextualSpacing w:val="0"/>
        <w:rPr>
          <w:rFonts w:asciiTheme="minorHAnsi" w:hAnsiTheme="minorHAnsi" w:cstheme="minorBidi"/>
          <w:b/>
        </w:rPr>
      </w:pPr>
      <w:r w:rsidRPr="0BB2CE32">
        <w:rPr>
          <w:rFonts w:asciiTheme="minorHAnsi" w:hAnsiTheme="minorHAnsi" w:cstheme="minorBidi"/>
          <w:b/>
        </w:rPr>
        <w:t xml:space="preserve">Safety </w:t>
      </w:r>
      <w:r w:rsidR="0099150C" w:rsidRPr="0BB2CE32">
        <w:rPr>
          <w:rFonts w:asciiTheme="minorHAnsi" w:hAnsiTheme="minorHAnsi" w:cstheme="minorBidi"/>
          <w:b/>
        </w:rPr>
        <w:t>and Health Requirements.</w:t>
      </w:r>
      <w:r w:rsidR="00162A01" w:rsidRPr="0BB2CE32">
        <w:rPr>
          <w:rFonts w:asciiTheme="minorHAnsi" w:hAnsiTheme="minorHAnsi" w:cstheme="minorBidi"/>
        </w:rPr>
        <w:t xml:space="preserve"> </w:t>
      </w:r>
      <w:r w:rsidR="00AC1D31" w:rsidRPr="0BB2CE32">
        <w:rPr>
          <w:rFonts w:asciiTheme="minorHAnsi" w:hAnsiTheme="minorHAnsi" w:cstheme="minorBidi"/>
        </w:rPr>
        <w:t>Contractor</w:t>
      </w:r>
      <w:r w:rsidR="00D42EC5" w:rsidRPr="0BB2CE32">
        <w:rPr>
          <w:rFonts w:asciiTheme="minorHAnsi" w:hAnsiTheme="minorHAnsi" w:cstheme="minorBidi"/>
        </w:rPr>
        <w:t xml:space="preserve"> warrants that goods and services provided under this </w:t>
      </w:r>
      <w:r w:rsidR="00287080" w:rsidRPr="0BB2CE32">
        <w:rPr>
          <w:rFonts w:asciiTheme="minorHAnsi" w:hAnsiTheme="minorHAnsi" w:cstheme="minorBidi"/>
        </w:rPr>
        <w:t>Contract</w:t>
      </w:r>
      <w:r w:rsidR="00D42EC5" w:rsidRPr="0BB2CE32">
        <w:rPr>
          <w:rFonts w:asciiTheme="minorHAnsi" w:hAnsiTheme="minorHAnsi" w:cstheme="minorBidi"/>
        </w:rPr>
        <w:t xml:space="preserve"> comply with all federal Occupational Safety and Health Administration (OSHA) requirements and with all Oregon safety and health requirements, including those of the State Workers' Compensation Division.</w:t>
      </w:r>
    </w:p>
    <w:p w14:paraId="0A18185A" w14:textId="355C26B5" w:rsidR="003A074B" w:rsidRPr="000579B3" w:rsidRDefault="0099150C" w:rsidP="003D033B">
      <w:pPr>
        <w:pStyle w:val="ListParagraph"/>
        <w:numPr>
          <w:ilvl w:val="0"/>
          <w:numId w:val="5"/>
        </w:numPr>
        <w:tabs>
          <w:tab w:val="left" w:pos="360"/>
        </w:tabs>
        <w:ind w:left="0" w:firstLine="0"/>
        <w:contextualSpacing w:val="0"/>
        <w:rPr>
          <w:rFonts w:asciiTheme="minorHAnsi" w:hAnsiTheme="minorHAnsi" w:cstheme="minorBidi"/>
          <w:b/>
        </w:rPr>
      </w:pPr>
      <w:r w:rsidRPr="08093D58">
        <w:rPr>
          <w:rFonts w:asciiTheme="minorHAnsi" w:hAnsiTheme="minorHAnsi" w:cstheme="minorBidi"/>
          <w:b/>
        </w:rPr>
        <w:t>Safety Data Sheet.</w:t>
      </w:r>
      <w:r w:rsidR="00D42EC5" w:rsidRPr="08093D58">
        <w:rPr>
          <w:rFonts w:asciiTheme="minorHAnsi" w:hAnsiTheme="minorHAnsi" w:cstheme="minorBidi"/>
        </w:rPr>
        <w:t xml:space="preserve"> </w:t>
      </w:r>
      <w:r w:rsidR="00AC1D31" w:rsidRPr="08093D58">
        <w:rPr>
          <w:rFonts w:asciiTheme="minorHAnsi" w:hAnsiTheme="minorHAnsi" w:cstheme="minorBidi"/>
        </w:rPr>
        <w:t>Contractor</w:t>
      </w:r>
      <w:r w:rsidR="00D42EC5" w:rsidRPr="08093D58">
        <w:rPr>
          <w:rFonts w:asciiTheme="minorHAnsi" w:hAnsiTheme="minorHAnsi" w:cstheme="minorBidi"/>
        </w:rPr>
        <w:t xml:space="preserve"> shall provide </w:t>
      </w:r>
      <w:r w:rsidR="002B334E" w:rsidRPr="08093D58">
        <w:rPr>
          <w:rFonts w:asciiTheme="minorHAnsi" w:hAnsiTheme="minorHAnsi" w:cstheme="minorBidi"/>
        </w:rPr>
        <w:t>Agency</w:t>
      </w:r>
      <w:r w:rsidR="00D42EC5" w:rsidRPr="08093D58">
        <w:rPr>
          <w:rFonts w:asciiTheme="minorHAnsi" w:hAnsiTheme="minorHAnsi" w:cstheme="minorBidi"/>
        </w:rPr>
        <w:t xml:space="preserve"> with a Safety Data Sheet for any goods which may release, or otherwise result in exposure to, a hazardous chemical under normal conditions of use (OAR 437- 002-0360 and 29 CFR 1910.1020). </w:t>
      </w:r>
      <w:r w:rsidR="00AC1D31" w:rsidRPr="08093D58">
        <w:rPr>
          <w:rFonts w:asciiTheme="minorHAnsi" w:hAnsiTheme="minorHAnsi" w:cstheme="minorBidi"/>
        </w:rPr>
        <w:t>Contractor</w:t>
      </w:r>
      <w:r w:rsidR="00D42EC5" w:rsidRPr="08093D58">
        <w:rPr>
          <w:rFonts w:asciiTheme="minorHAnsi" w:hAnsiTheme="minorHAnsi" w:cstheme="minorBidi"/>
        </w:rPr>
        <w:t xml:space="preserve"> shall label, tag or mark such goods</w:t>
      </w:r>
      <w:r w:rsidR="00D90F98" w:rsidRPr="08093D58">
        <w:rPr>
          <w:rFonts w:asciiTheme="minorHAnsi" w:hAnsiTheme="minorHAnsi" w:cstheme="minorBidi"/>
        </w:rPr>
        <w:t>.</w:t>
      </w:r>
    </w:p>
    <w:p w14:paraId="59F924DC" w14:textId="5A39DE3A" w:rsidR="00D90F98" w:rsidRPr="008A55B2" w:rsidRDefault="00D90F98" w:rsidP="006C6A6C">
      <w:pPr>
        <w:pStyle w:val="ListParagraph"/>
        <w:numPr>
          <w:ilvl w:val="0"/>
          <w:numId w:val="5"/>
        </w:numPr>
        <w:tabs>
          <w:tab w:val="left" w:pos="360"/>
        </w:tabs>
        <w:ind w:left="0" w:firstLine="0"/>
        <w:contextualSpacing w:val="0"/>
        <w:rPr>
          <w:rFonts w:asciiTheme="minorHAnsi" w:hAnsiTheme="minorHAnsi" w:cstheme="minorHAnsi"/>
          <w:b/>
          <w:bCs/>
          <w:szCs w:val="24"/>
        </w:rPr>
      </w:pPr>
      <w:r w:rsidRPr="000579B3">
        <w:rPr>
          <w:rFonts w:asciiTheme="minorHAnsi" w:hAnsiTheme="minorHAnsi" w:cstheme="minorHAnsi"/>
          <w:b/>
          <w:szCs w:val="24"/>
        </w:rPr>
        <w:t>Records Maintenance; Access</w:t>
      </w:r>
      <w:r w:rsidRPr="000579B3">
        <w:rPr>
          <w:rFonts w:asciiTheme="minorHAnsi" w:hAnsiTheme="minorHAnsi" w:cstheme="minorHAnsi"/>
          <w:szCs w:val="24"/>
        </w:rPr>
        <w:t xml:space="preserve">. Contractor shall maintain </w:t>
      </w:r>
      <w:r w:rsidR="0053033B" w:rsidRPr="000579B3">
        <w:rPr>
          <w:rFonts w:asciiTheme="minorHAnsi" w:hAnsiTheme="minorHAnsi" w:cstheme="minorHAnsi"/>
          <w:szCs w:val="24"/>
        </w:rPr>
        <w:t xml:space="preserve">all financial records and </w:t>
      </w:r>
      <w:r w:rsidRPr="000579B3">
        <w:rPr>
          <w:rFonts w:asciiTheme="minorHAnsi" w:hAnsiTheme="minorHAnsi" w:cstheme="minorHAnsi"/>
          <w:szCs w:val="24"/>
        </w:rPr>
        <w:t xml:space="preserve">any other records, books, documents, papers, plans, records of shipments and payments and writings of Contractor, whether in </w:t>
      </w:r>
      <w:r w:rsidRPr="00343E9E">
        <w:rPr>
          <w:rFonts w:asciiTheme="minorHAnsi" w:hAnsiTheme="minorHAnsi" w:cstheme="minorHAnsi"/>
          <w:bCs/>
          <w:szCs w:val="24"/>
        </w:rPr>
        <w:t>paper</w:t>
      </w:r>
      <w:r w:rsidRPr="000579B3">
        <w:rPr>
          <w:rFonts w:asciiTheme="minorHAnsi" w:hAnsiTheme="minorHAnsi" w:cstheme="minorHAnsi"/>
          <w:szCs w:val="24"/>
        </w:rPr>
        <w:t xml:space="preserve">, electronic or other form, that are pertinent to this Contract (“Records”) in such a manner as to clearly document Contractor's performance. </w:t>
      </w:r>
      <w:r w:rsidR="002A1389" w:rsidRPr="000579B3">
        <w:rPr>
          <w:rFonts w:asciiTheme="minorHAnsi" w:hAnsiTheme="minorHAnsi" w:cstheme="minorHAnsi"/>
          <w:szCs w:val="24"/>
        </w:rPr>
        <w:t xml:space="preserve">Contractor shall maintain all financial </w:t>
      </w:r>
      <w:r w:rsidR="00EA5DFA">
        <w:rPr>
          <w:rFonts w:asciiTheme="minorHAnsi" w:hAnsiTheme="minorHAnsi" w:cstheme="minorHAnsi"/>
          <w:szCs w:val="24"/>
        </w:rPr>
        <w:t>R</w:t>
      </w:r>
      <w:r w:rsidR="002A1389" w:rsidRPr="000579B3">
        <w:rPr>
          <w:rFonts w:asciiTheme="minorHAnsi" w:hAnsiTheme="minorHAnsi" w:cstheme="minorHAnsi"/>
          <w:szCs w:val="24"/>
        </w:rPr>
        <w:t xml:space="preserve">ecords relating to this Contract in accordance with generally accepted accounting principles. </w:t>
      </w:r>
      <w:r w:rsidRPr="000579B3">
        <w:rPr>
          <w:rFonts w:asciiTheme="minorHAnsi" w:hAnsiTheme="minorHAnsi" w:cstheme="minorHAnsi"/>
          <w:szCs w:val="24"/>
        </w:rPr>
        <w:t xml:space="preserve">Contractor acknowledges and agrees that Agency and the Oregon Secretary of State's Office and the federal government and their duly authorized representatives will have access to </w:t>
      </w:r>
      <w:r w:rsidR="0053033B" w:rsidRPr="000579B3">
        <w:rPr>
          <w:rFonts w:asciiTheme="minorHAnsi" w:hAnsiTheme="minorHAnsi" w:cstheme="minorHAnsi"/>
          <w:szCs w:val="24"/>
        </w:rPr>
        <w:t>all</w:t>
      </w:r>
      <w:r w:rsidRPr="000579B3">
        <w:rPr>
          <w:rFonts w:asciiTheme="minorHAnsi" w:hAnsiTheme="minorHAnsi" w:cstheme="minorHAnsi"/>
          <w:szCs w:val="24"/>
        </w:rPr>
        <w:t xml:space="preserve"> Records, whether in paper, electronic or other form, to perform examinations and audits and make excerpts and transcripts. Contractor shall retain and keep accessible all Records for a minimum of 6 years, or such longer period as may be required by applicable law, following final payment and termination of this Contract, or until the conclusion of any audit, controversy or litigation arising out of or related to this Contract, whichever date is late</w:t>
      </w:r>
      <w:r w:rsidR="0001554B">
        <w:rPr>
          <w:rFonts w:asciiTheme="minorHAnsi" w:hAnsiTheme="minorHAnsi" w:cstheme="minorHAnsi"/>
          <w:szCs w:val="24"/>
        </w:rPr>
        <w:t>r</w:t>
      </w:r>
      <w:r w:rsidR="0001554B" w:rsidRPr="0001554B">
        <w:rPr>
          <w:rFonts w:asciiTheme="minorHAnsi" w:hAnsiTheme="minorHAnsi" w:cstheme="minorHAnsi"/>
          <w:b/>
          <w:bCs/>
          <w:szCs w:val="24"/>
        </w:rPr>
        <w:t>.</w:t>
      </w:r>
    </w:p>
    <w:p w14:paraId="351B7AFC" w14:textId="77777777" w:rsidR="00FE04D0" w:rsidRPr="00882C12" w:rsidRDefault="00FE04D0" w:rsidP="00FF6A7A">
      <w:pPr>
        <w:pStyle w:val="ListParagraph"/>
        <w:numPr>
          <w:ilvl w:val="0"/>
          <w:numId w:val="5"/>
        </w:numPr>
        <w:tabs>
          <w:tab w:val="left" w:pos="360"/>
        </w:tabs>
        <w:ind w:left="0" w:firstLine="0"/>
        <w:contextualSpacing w:val="0"/>
        <w:rPr>
          <w:rFonts w:asciiTheme="minorHAnsi" w:hAnsiTheme="minorHAnsi" w:cstheme="minorHAnsi"/>
          <w:b/>
          <w:bCs/>
          <w:szCs w:val="24"/>
        </w:rPr>
      </w:pPr>
      <w:r>
        <w:rPr>
          <w:rFonts w:asciiTheme="minorHAnsi" w:hAnsiTheme="minorHAnsi" w:cstheme="minorHAnsi"/>
          <w:b/>
          <w:szCs w:val="24"/>
        </w:rPr>
        <w:t>R</w:t>
      </w:r>
      <w:r w:rsidRPr="00EA2DD4">
        <w:rPr>
          <w:rFonts w:asciiTheme="minorHAnsi" w:hAnsiTheme="minorHAnsi" w:cstheme="minorHAnsi"/>
          <w:b/>
          <w:szCs w:val="24"/>
        </w:rPr>
        <w:t>ecycling.</w:t>
      </w:r>
      <w:r>
        <w:rPr>
          <w:rFonts w:asciiTheme="minorHAnsi" w:hAnsiTheme="minorHAnsi" w:cstheme="minorHAnsi"/>
          <w:b/>
          <w:szCs w:val="24"/>
        </w:rPr>
        <w:t xml:space="preserve"> </w:t>
      </w:r>
      <w:r w:rsidRPr="00EA2DD4">
        <w:rPr>
          <w:rFonts w:asciiTheme="minorHAnsi" w:hAnsiTheme="minorHAnsi" w:cstheme="minorHAnsi"/>
          <w:szCs w:val="24"/>
        </w:rPr>
        <w:t xml:space="preserve">Contractor shall, </w:t>
      </w:r>
      <w:r>
        <w:rPr>
          <w:rFonts w:asciiTheme="minorHAnsi" w:hAnsiTheme="minorHAnsi" w:cstheme="minorHAnsi"/>
          <w:szCs w:val="24"/>
        </w:rPr>
        <w:t xml:space="preserve">use recyclable or reusable products </w:t>
      </w:r>
      <w:r w:rsidRPr="00EA2DD4">
        <w:rPr>
          <w:rFonts w:asciiTheme="minorHAnsi" w:hAnsiTheme="minorHAnsi" w:cstheme="minorHAnsi"/>
          <w:szCs w:val="24"/>
        </w:rPr>
        <w:t>to the maximum extent economically feasible in the performance of the Contract,</w:t>
      </w:r>
      <w:r>
        <w:rPr>
          <w:rFonts w:asciiTheme="minorHAnsi" w:hAnsiTheme="minorHAnsi" w:cstheme="minorHAnsi"/>
          <w:szCs w:val="24"/>
        </w:rPr>
        <w:t xml:space="preserve"> in accordance with ORS279B.025. Such as</w:t>
      </w:r>
      <w:r w:rsidRPr="00EA2DD4">
        <w:rPr>
          <w:rFonts w:asciiTheme="minorHAnsi" w:hAnsiTheme="minorHAnsi" w:cstheme="minorHAnsi"/>
          <w:szCs w:val="24"/>
        </w:rPr>
        <w:t xml:space="preserve"> recycled paper (as defined in ORS 279A.010(1)(gg)), recycled PETE products (as defined in ORS 279A.010(1)(hh)), and other recycled plastic resin products and recycled products (as “recycled product” is defined in ORS 279A.010(1)(ii)).</w:t>
      </w:r>
      <w:r>
        <w:rPr>
          <w:rFonts w:asciiTheme="minorHAnsi" w:hAnsiTheme="minorHAnsi" w:cstheme="minorHAnsi"/>
          <w:szCs w:val="24"/>
        </w:rPr>
        <w:t xml:space="preserve"> </w:t>
      </w:r>
    </w:p>
    <w:p w14:paraId="3A2E22AF" w14:textId="5C083659" w:rsidR="00D90F98" w:rsidRPr="00EA2DD4" w:rsidRDefault="00D90F98" w:rsidP="00AC6D11">
      <w:pPr>
        <w:pStyle w:val="ListParagraph"/>
        <w:numPr>
          <w:ilvl w:val="0"/>
          <w:numId w:val="5"/>
        </w:numPr>
        <w:tabs>
          <w:tab w:val="left" w:pos="360"/>
        </w:tabs>
        <w:ind w:left="0" w:firstLine="0"/>
        <w:contextualSpacing w:val="0"/>
        <w:rPr>
          <w:rFonts w:asciiTheme="minorHAnsi" w:hAnsiTheme="minorHAnsi" w:cstheme="minorHAnsi"/>
          <w:szCs w:val="24"/>
        </w:rPr>
      </w:pPr>
      <w:r w:rsidRPr="00EA2DD4">
        <w:rPr>
          <w:rFonts w:asciiTheme="minorHAnsi" w:hAnsiTheme="minorHAnsi" w:cstheme="minorHAnsi"/>
          <w:b/>
          <w:szCs w:val="24"/>
        </w:rPr>
        <w:t>Foreign Contractor</w:t>
      </w:r>
      <w:r w:rsidRPr="00EA2DD4">
        <w:rPr>
          <w:rFonts w:asciiTheme="minorHAnsi" w:hAnsiTheme="minorHAnsi" w:cstheme="minorHAnsi"/>
          <w:szCs w:val="24"/>
        </w:rPr>
        <w:t xml:space="preserve">. If Contractor is not domiciled in or registered to do business in the State of Oregon, Contractor shall promptly provide to the Oregon Department of Revenue and the Secretary of State Corporation Division all information required by those agencies relative to this Contract. </w:t>
      </w:r>
    </w:p>
    <w:p w14:paraId="4C498E41" w14:textId="71609167" w:rsidR="00B24360" w:rsidRPr="00DD3DE2" w:rsidRDefault="00D90F98" w:rsidP="00AC6D11">
      <w:pPr>
        <w:pStyle w:val="ListParagraph"/>
        <w:numPr>
          <w:ilvl w:val="0"/>
          <w:numId w:val="5"/>
        </w:numPr>
        <w:tabs>
          <w:tab w:val="left" w:pos="360"/>
        </w:tabs>
        <w:ind w:left="0" w:firstLine="0"/>
        <w:contextualSpacing w:val="0"/>
        <w:rPr>
          <w:rFonts w:asciiTheme="minorHAnsi" w:hAnsiTheme="minorHAnsi" w:cstheme="minorHAnsi"/>
        </w:rPr>
      </w:pPr>
      <w:r w:rsidRPr="00DD3DE2">
        <w:rPr>
          <w:rFonts w:asciiTheme="minorHAnsi" w:hAnsiTheme="minorHAnsi" w:cstheme="minorHAnsi"/>
          <w:b/>
          <w:szCs w:val="24"/>
        </w:rPr>
        <w:lastRenderedPageBreak/>
        <w:t>Force Majeure</w:t>
      </w:r>
      <w:r w:rsidRPr="00DD3DE2">
        <w:rPr>
          <w:rFonts w:asciiTheme="minorHAnsi" w:hAnsiTheme="minorHAnsi" w:cstheme="minorHAnsi"/>
          <w:szCs w:val="24"/>
        </w:rPr>
        <w:t xml:space="preserve">. </w:t>
      </w:r>
      <w:r w:rsidR="00B24360" w:rsidRPr="001974DA">
        <w:rPr>
          <w:rFonts w:cs="Calibri"/>
          <w:szCs w:val="24"/>
        </w:rPr>
        <w:t xml:space="preserve">Neither party will be in default under this Contract for nonperformance that is caused by an </w:t>
      </w:r>
      <w:r w:rsidR="00B24360" w:rsidRPr="00165FC0">
        <w:rPr>
          <w:rFonts w:asciiTheme="minorHAnsi" w:hAnsiTheme="minorHAnsi" w:cstheme="minorHAnsi"/>
          <w:szCs w:val="24"/>
        </w:rPr>
        <w:t>extraordinary</w:t>
      </w:r>
      <w:r w:rsidR="00B24360" w:rsidRPr="001974DA">
        <w:rPr>
          <w:rFonts w:cs="Calibri"/>
          <w:szCs w:val="24"/>
        </w:rPr>
        <w:t xml:space="preserve"> event or circumstance </w:t>
      </w:r>
      <w:r w:rsidR="00EA5DFA" w:rsidRPr="001974DA">
        <w:rPr>
          <w:rFonts w:cs="Calibri"/>
          <w:szCs w:val="24"/>
        </w:rPr>
        <w:t xml:space="preserve">(“Force Majeure Event”) </w:t>
      </w:r>
      <w:r w:rsidR="00B24360" w:rsidRPr="001974DA">
        <w:rPr>
          <w:rFonts w:cs="Calibri"/>
          <w:szCs w:val="24"/>
        </w:rPr>
        <w:t xml:space="preserve">(other than an increase in costs, or other change in general economic conditions), whether or not foreseeable, resulting from causes beyond the reasonable </w:t>
      </w:r>
      <w:r w:rsidR="00B24360" w:rsidRPr="001974DA">
        <w:rPr>
          <w:rFonts w:asciiTheme="minorHAnsi" w:hAnsiTheme="minorHAnsi" w:cstheme="minorHAnsi"/>
          <w:szCs w:val="24"/>
        </w:rPr>
        <w:t>control</w:t>
      </w:r>
      <w:r w:rsidR="00B24360" w:rsidRPr="001974DA">
        <w:rPr>
          <w:rFonts w:cs="Calibri"/>
          <w:szCs w:val="24"/>
        </w:rPr>
        <w:t xml:space="preserve"> of the party claiming a </w:t>
      </w:r>
      <w:r w:rsidR="00EA5DFA" w:rsidRPr="001974DA">
        <w:rPr>
          <w:rFonts w:cs="Calibri"/>
          <w:szCs w:val="24"/>
        </w:rPr>
        <w:t>F</w:t>
      </w:r>
      <w:r w:rsidR="00B24360" w:rsidRPr="001974DA">
        <w:rPr>
          <w:rFonts w:cs="Calibri"/>
          <w:szCs w:val="24"/>
        </w:rPr>
        <w:t xml:space="preserve">orce </w:t>
      </w:r>
      <w:r w:rsidR="00EA5DFA" w:rsidRPr="001974DA">
        <w:rPr>
          <w:rFonts w:cs="Calibri"/>
          <w:szCs w:val="24"/>
        </w:rPr>
        <w:t>M</w:t>
      </w:r>
      <w:r w:rsidR="00B24360" w:rsidRPr="001974DA">
        <w:rPr>
          <w:rFonts w:cs="Calibri"/>
          <w:szCs w:val="24"/>
        </w:rPr>
        <w:t xml:space="preserve">ajeure </w:t>
      </w:r>
      <w:r w:rsidR="00EA5DFA" w:rsidRPr="001974DA">
        <w:rPr>
          <w:rFonts w:cs="Calibri"/>
          <w:szCs w:val="24"/>
        </w:rPr>
        <w:t>E</w:t>
      </w:r>
      <w:r w:rsidR="00B24360" w:rsidRPr="001974DA">
        <w:rPr>
          <w:rFonts w:cs="Calibri"/>
          <w:szCs w:val="24"/>
        </w:rPr>
        <w:t>vent.</w:t>
      </w:r>
      <w:r w:rsidR="00B24360" w:rsidRPr="00165FC0">
        <w:rPr>
          <w:rFonts w:cs="Calibri"/>
          <w:caps/>
          <w:szCs w:val="24"/>
        </w:rPr>
        <w:t xml:space="preserve"> </w:t>
      </w:r>
      <w:r w:rsidR="00B24360" w:rsidRPr="00DD3DE2">
        <w:t xml:space="preserve">The </w:t>
      </w:r>
      <w:r w:rsidR="00B24360" w:rsidRPr="00DD3DE2">
        <w:rPr>
          <w:rFonts w:asciiTheme="minorHAnsi" w:hAnsiTheme="minorHAnsi" w:cstheme="minorHAnsi"/>
        </w:rPr>
        <w:t xml:space="preserve">obligations of the party claiming force majeure are suspended to the extent of and for the duration of such event; however: </w:t>
      </w:r>
    </w:p>
    <w:p w14:paraId="3CE31F5E" w14:textId="0B8555CE" w:rsidR="00B24360" w:rsidRPr="0055645E" w:rsidRDefault="00B24360"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55645E">
        <w:rPr>
          <w:rFonts w:asciiTheme="minorHAnsi" w:hAnsiTheme="minorHAnsi" w:cstheme="minorHAnsi"/>
          <w:szCs w:val="24"/>
        </w:rPr>
        <w:t xml:space="preserve">If a </w:t>
      </w:r>
      <w:r w:rsidR="00EA5DFA" w:rsidRPr="0055645E">
        <w:rPr>
          <w:rFonts w:asciiTheme="minorHAnsi" w:hAnsiTheme="minorHAnsi" w:cstheme="minorHAnsi"/>
          <w:szCs w:val="24"/>
        </w:rPr>
        <w:t>F</w:t>
      </w:r>
      <w:r w:rsidRPr="0055645E">
        <w:rPr>
          <w:rFonts w:asciiTheme="minorHAnsi" w:hAnsiTheme="minorHAnsi" w:cstheme="minorHAnsi"/>
          <w:szCs w:val="24"/>
        </w:rPr>
        <w:t xml:space="preserve">orce </w:t>
      </w:r>
      <w:r w:rsidR="00EA5DFA" w:rsidRPr="0055645E">
        <w:rPr>
          <w:rFonts w:asciiTheme="minorHAnsi" w:hAnsiTheme="minorHAnsi" w:cstheme="minorHAnsi"/>
          <w:szCs w:val="24"/>
        </w:rPr>
        <w:t>M</w:t>
      </w:r>
      <w:r w:rsidRPr="0055645E">
        <w:rPr>
          <w:rFonts w:asciiTheme="minorHAnsi" w:hAnsiTheme="minorHAnsi" w:cstheme="minorHAnsi"/>
          <w:szCs w:val="24"/>
        </w:rPr>
        <w:t xml:space="preserve">ajeure </w:t>
      </w:r>
      <w:r w:rsidR="00EA5DFA" w:rsidRPr="0055645E">
        <w:rPr>
          <w:rFonts w:asciiTheme="minorHAnsi" w:hAnsiTheme="minorHAnsi" w:cstheme="minorHAnsi"/>
          <w:szCs w:val="24"/>
        </w:rPr>
        <w:t>E</w:t>
      </w:r>
      <w:r w:rsidRPr="0055645E">
        <w:rPr>
          <w:rFonts w:asciiTheme="minorHAnsi" w:hAnsiTheme="minorHAnsi" w:cstheme="minorHAnsi"/>
          <w:szCs w:val="24"/>
        </w:rPr>
        <w:t xml:space="preserve">vent causes Contractor to allocate limited resources among its customers, Contractor will not </w:t>
      </w:r>
      <w:r w:rsidRPr="007D6497">
        <w:rPr>
          <w:rFonts w:asciiTheme="minorHAnsi" w:hAnsiTheme="minorHAnsi" w:cstheme="minorHAnsi"/>
          <w:szCs w:val="24"/>
        </w:rPr>
        <w:t>prioritize</w:t>
      </w:r>
      <w:r w:rsidRPr="0055645E">
        <w:rPr>
          <w:rFonts w:asciiTheme="minorHAnsi" w:hAnsiTheme="minorHAnsi" w:cstheme="minorHAnsi"/>
          <w:szCs w:val="24"/>
        </w:rPr>
        <w:t xml:space="preserve"> other customers over Agency. </w:t>
      </w:r>
    </w:p>
    <w:p w14:paraId="0E981D83" w14:textId="169AE4A2" w:rsidR="00B24360" w:rsidRPr="0055645E" w:rsidRDefault="00B24360"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55645E">
        <w:rPr>
          <w:rFonts w:asciiTheme="minorHAnsi" w:hAnsiTheme="minorHAnsi" w:cstheme="minorHAnsi"/>
          <w:szCs w:val="24"/>
        </w:rPr>
        <w:t xml:space="preserve">Contractor must demonstrate it has made reasonable efforts to perform, and that the delay or inability to perform is not due to its failure to protect itself against events or circumstances of the same type as the </w:t>
      </w:r>
      <w:r w:rsidR="00EA5DFA" w:rsidRPr="0055645E">
        <w:rPr>
          <w:rFonts w:asciiTheme="minorHAnsi" w:hAnsiTheme="minorHAnsi" w:cstheme="minorHAnsi"/>
          <w:szCs w:val="24"/>
        </w:rPr>
        <w:t>F</w:t>
      </w:r>
      <w:r w:rsidRPr="0055645E">
        <w:rPr>
          <w:rFonts w:asciiTheme="minorHAnsi" w:hAnsiTheme="minorHAnsi" w:cstheme="minorHAnsi"/>
          <w:szCs w:val="24"/>
        </w:rPr>
        <w:t xml:space="preserve">orce </w:t>
      </w:r>
      <w:r w:rsidR="00EA5DFA" w:rsidRPr="0055645E">
        <w:rPr>
          <w:rFonts w:asciiTheme="minorHAnsi" w:hAnsiTheme="minorHAnsi" w:cstheme="minorHAnsi"/>
          <w:szCs w:val="24"/>
        </w:rPr>
        <w:t>M</w:t>
      </w:r>
      <w:r w:rsidRPr="0055645E">
        <w:rPr>
          <w:rFonts w:asciiTheme="minorHAnsi" w:hAnsiTheme="minorHAnsi" w:cstheme="minorHAnsi"/>
          <w:szCs w:val="24"/>
        </w:rPr>
        <w:t xml:space="preserve">ajeure </w:t>
      </w:r>
      <w:r w:rsidR="00EA5DFA" w:rsidRPr="0055645E">
        <w:rPr>
          <w:rFonts w:asciiTheme="minorHAnsi" w:hAnsiTheme="minorHAnsi" w:cstheme="minorHAnsi"/>
          <w:szCs w:val="24"/>
        </w:rPr>
        <w:t>E</w:t>
      </w:r>
      <w:r w:rsidRPr="0055645E">
        <w:rPr>
          <w:rFonts w:asciiTheme="minorHAnsi" w:hAnsiTheme="minorHAnsi" w:cstheme="minorHAnsi"/>
          <w:szCs w:val="24"/>
        </w:rPr>
        <w:t xml:space="preserve">vent, or its failure to develop and maintain a reasonable contingency plan to respond to events or circumstances of the same type as the claimed </w:t>
      </w:r>
      <w:r w:rsidR="0099059D" w:rsidRPr="0055645E">
        <w:rPr>
          <w:rFonts w:asciiTheme="minorHAnsi" w:hAnsiTheme="minorHAnsi" w:cstheme="minorHAnsi"/>
          <w:szCs w:val="24"/>
        </w:rPr>
        <w:t>Force Majeure Event</w:t>
      </w:r>
      <w:r w:rsidRPr="0055645E">
        <w:rPr>
          <w:rFonts w:asciiTheme="minorHAnsi" w:hAnsiTheme="minorHAnsi" w:cstheme="minorHAnsi"/>
          <w:szCs w:val="24"/>
        </w:rPr>
        <w:t>. Contractor shall make all good faith efforts to eliminate the cause of any such delay, and upon the cessation of such cause resume performance of its obligations with all reasonable diligence.</w:t>
      </w:r>
      <w:r w:rsidR="00C95008" w:rsidRPr="0055645E">
        <w:rPr>
          <w:rFonts w:asciiTheme="minorHAnsi" w:hAnsiTheme="minorHAnsi" w:cstheme="minorHAnsi"/>
          <w:szCs w:val="24"/>
        </w:rPr>
        <w:t xml:space="preserve"> </w:t>
      </w:r>
    </w:p>
    <w:p w14:paraId="7CB0D8D1" w14:textId="54BF74DD" w:rsidR="00B24360" w:rsidRPr="0055645E" w:rsidRDefault="00B24360"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55645E">
        <w:rPr>
          <w:rFonts w:asciiTheme="minorHAnsi" w:hAnsiTheme="minorHAnsi" w:cstheme="minorHAnsi"/>
          <w:szCs w:val="24"/>
        </w:rPr>
        <w:t xml:space="preserve">Notwithstanding </w:t>
      </w:r>
      <w:r w:rsidR="006A3C93" w:rsidRPr="0055645E">
        <w:rPr>
          <w:rFonts w:asciiTheme="minorHAnsi" w:hAnsiTheme="minorHAnsi" w:cstheme="minorHAnsi"/>
          <w:szCs w:val="24"/>
        </w:rPr>
        <w:t>this provision</w:t>
      </w:r>
      <w:r w:rsidRPr="0055645E">
        <w:rPr>
          <w:rFonts w:asciiTheme="minorHAnsi" w:hAnsiTheme="minorHAnsi" w:cstheme="minorHAnsi"/>
          <w:szCs w:val="24"/>
        </w:rPr>
        <w:t xml:space="preserve">, </w:t>
      </w:r>
      <w:r w:rsidR="006A3C93" w:rsidRPr="0055645E">
        <w:rPr>
          <w:rFonts w:asciiTheme="minorHAnsi" w:hAnsiTheme="minorHAnsi" w:cstheme="minorHAnsi"/>
          <w:szCs w:val="24"/>
        </w:rPr>
        <w:t xml:space="preserve">Agency </w:t>
      </w:r>
      <w:r w:rsidRPr="0055645E">
        <w:rPr>
          <w:rFonts w:asciiTheme="minorHAnsi" w:hAnsiTheme="minorHAnsi" w:cstheme="minorHAnsi"/>
          <w:szCs w:val="24"/>
        </w:rPr>
        <w:t xml:space="preserve">may terminate this Contract under Section </w:t>
      </w:r>
      <w:r w:rsidR="00FA449A">
        <w:rPr>
          <w:rFonts w:asciiTheme="minorHAnsi" w:hAnsiTheme="minorHAnsi" w:cstheme="minorHAnsi"/>
          <w:szCs w:val="24"/>
        </w:rPr>
        <w:t>17</w:t>
      </w:r>
      <w:r w:rsidR="00CC35F1">
        <w:rPr>
          <w:rFonts w:asciiTheme="minorHAnsi" w:hAnsiTheme="minorHAnsi" w:cstheme="minorHAnsi"/>
          <w:szCs w:val="24"/>
        </w:rPr>
        <w:t>.1</w:t>
      </w:r>
      <w:r w:rsidRPr="0055645E">
        <w:rPr>
          <w:rFonts w:asciiTheme="minorHAnsi" w:hAnsiTheme="minorHAnsi" w:cstheme="minorHAnsi"/>
          <w:szCs w:val="24"/>
        </w:rPr>
        <w:t xml:space="preserve"> after determining any delay associated with a claim of </w:t>
      </w:r>
      <w:r w:rsidR="00EA5DFA" w:rsidRPr="0055645E">
        <w:rPr>
          <w:rFonts w:asciiTheme="minorHAnsi" w:hAnsiTheme="minorHAnsi" w:cstheme="minorHAnsi"/>
          <w:szCs w:val="24"/>
        </w:rPr>
        <w:t>F</w:t>
      </w:r>
      <w:r w:rsidRPr="0055645E">
        <w:rPr>
          <w:rFonts w:asciiTheme="minorHAnsi" w:hAnsiTheme="minorHAnsi" w:cstheme="minorHAnsi"/>
          <w:szCs w:val="24"/>
        </w:rPr>
        <w:t xml:space="preserve">orce </w:t>
      </w:r>
      <w:r w:rsidR="00EA5DFA" w:rsidRPr="0055645E">
        <w:rPr>
          <w:rFonts w:asciiTheme="minorHAnsi" w:hAnsiTheme="minorHAnsi" w:cstheme="minorHAnsi"/>
          <w:szCs w:val="24"/>
        </w:rPr>
        <w:t>M</w:t>
      </w:r>
      <w:r w:rsidRPr="0055645E">
        <w:rPr>
          <w:rFonts w:asciiTheme="minorHAnsi" w:hAnsiTheme="minorHAnsi" w:cstheme="minorHAnsi"/>
          <w:szCs w:val="24"/>
        </w:rPr>
        <w:t xml:space="preserve">ajeure </w:t>
      </w:r>
      <w:r w:rsidR="00EA5DFA" w:rsidRPr="0055645E">
        <w:rPr>
          <w:rFonts w:asciiTheme="minorHAnsi" w:hAnsiTheme="minorHAnsi" w:cstheme="minorHAnsi"/>
          <w:szCs w:val="24"/>
        </w:rPr>
        <w:t xml:space="preserve">Event </w:t>
      </w:r>
      <w:r w:rsidRPr="0055645E">
        <w:rPr>
          <w:rFonts w:asciiTheme="minorHAnsi" w:hAnsiTheme="minorHAnsi" w:cstheme="minorHAnsi"/>
          <w:szCs w:val="24"/>
        </w:rPr>
        <w:t xml:space="preserve">by either party will reasonably prevent successful performance under this Contract within a timeframe acceptable to </w:t>
      </w:r>
      <w:r w:rsidR="0099059D" w:rsidRPr="0055645E">
        <w:rPr>
          <w:rFonts w:asciiTheme="minorHAnsi" w:hAnsiTheme="minorHAnsi" w:cstheme="minorHAnsi"/>
          <w:szCs w:val="24"/>
        </w:rPr>
        <w:t>Agency</w:t>
      </w:r>
      <w:r w:rsidRPr="0055645E">
        <w:rPr>
          <w:rFonts w:asciiTheme="minorHAnsi" w:hAnsiTheme="minorHAnsi" w:cstheme="minorHAnsi"/>
          <w:szCs w:val="24"/>
        </w:rPr>
        <w:t>.</w:t>
      </w:r>
    </w:p>
    <w:p w14:paraId="5CCA3757" w14:textId="48266ECE" w:rsidR="00085D4D" w:rsidRPr="007D6497" w:rsidRDefault="00085D4D"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EA2DD4">
        <w:rPr>
          <w:rFonts w:asciiTheme="minorHAnsi" w:hAnsiTheme="minorHAnsi" w:cstheme="minorHAnsi"/>
          <w:b/>
          <w:szCs w:val="24"/>
        </w:rPr>
        <w:t>Assignment</w:t>
      </w:r>
      <w:r w:rsidR="00635986">
        <w:rPr>
          <w:rFonts w:asciiTheme="minorHAnsi" w:hAnsiTheme="minorHAnsi" w:cstheme="minorHAnsi"/>
          <w:b/>
          <w:szCs w:val="24"/>
        </w:rPr>
        <w:t xml:space="preserve">, </w:t>
      </w:r>
      <w:r w:rsidRPr="00EA2DD4">
        <w:rPr>
          <w:rFonts w:asciiTheme="minorHAnsi" w:hAnsiTheme="minorHAnsi" w:cstheme="minorHAnsi"/>
          <w:b/>
          <w:szCs w:val="24"/>
        </w:rPr>
        <w:t>Subcontractors</w:t>
      </w:r>
      <w:r w:rsidR="00635986">
        <w:rPr>
          <w:rFonts w:asciiTheme="minorHAnsi" w:hAnsiTheme="minorHAnsi" w:cstheme="minorHAnsi"/>
          <w:b/>
          <w:szCs w:val="24"/>
        </w:rPr>
        <w:t xml:space="preserve">, or </w:t>
      </w:r>
      <w:r w:rsidRPr="00EA2DD4">
        <w:rPr>
          <w:rFonts w:asciiTheme="minorHAnsi" w:hAnsiTheme="minorHAnsi" w:cstheme="minorHAnsi"/>
          <w:b/>
          <w:szCs w:val="24"/>
        </w:rPr>
        <w:t>Successors.</w:t>
      </w:r>
      <w:r w:rsidR="00162A01" w:rsidRPr="007D6497">
        <w:rPr>
          <w:rFonts w:asciiTheme="minorHAnsi" w:hAnsiTheme="minorHAnsi" w:cstheme="minorHAnsi"/>
          <w:b/>
          <w:szCs w:val="24"/>
        </w:rPr>
        <w:t xml:space="preserve"> </w:t>
      </w:r>
      <w:r w:rsidRPr="00432CA4">
        <w:rPr>
          <w:rFonts w:asciiTheme="minorHAnsi" w:hAnsiTheme="minorHAnsi" w:cstheme="minorHAnsi"/>
          <w:bCs/>
          <w:szCs w:val="24"/>
        </w:rPr>
        <w:t>Contractor shall not assign, sell, transfer, or subcontract rights, or delegate responsibilities under this Contract, in whole or in part, without the prior written approval of Agency.</w:t>
      </w:r>
      <w:r w:rsidR="00162A01" w:rsidRPr="00432CA4">
        <w:rPr>
          <w:rFonts w:asciiTheme="minorHAnsi" w:hAnsiTheme="minorHAnsi" w:cstheme="minorHAnsi"/>
          <w:bCs/>
          <w:szCs w:val="24"/>
        </w:rPr>
        <w:t xml:space="preserve"> </w:t>
      </w:r>
      <w:r w:rsidRPr="00432CA4">
        <w:rPr>
          <w:rFonts w:asciiTheme="minorHAnsi" w:hAnsiTheme="minorHAnsi" w:cstheme="minorHAnsi"/>
          <w:bCs/>
          <w:szCs w:val="24"/>
        </w:rPr>
        <w:t>No such written approval relieve</w:t>
      </w:r>
      <w:r w:rsidR="0046696A" w:rsidRPr="00432CA4">
        <w:rPr>
          <w:rFonts w:asciiTheme="minorHAnsi" w:hAnsiTheme="minorHAnsi" w:cstheme="minorHAnsi"/>
          <w:bCs/>
          <w:szCs w:val="24"/>
        </w:rPr>
        <w:t>s</w:t>
      </w:r>
      <w:r w:rsidRPr="00432CA4">
        <w:rPr>
          <w:rFonts w:asciiTheme="minorHAnsi" w:hAnsiTheme="minorHAnsi" w:cstheme="minorHAnsi"/>
          <w:bCs/>
          <w:szCs w:val="24"/>
        </w:rPr>
        <w:t xml:space="preserve"> Contractor of any obligations under this Contract, and any transferee or subcontractor </w:t>
      </w:r>
      <w:r w:rsidR="0046696A" w:rsidRPr="00432CA4">
        <w:rPr>
          <w:rFonts w:asciiTheme="minorHAnsi" w:hAnsiTheme="minorHAnsi" w:cstheme="minorHAnsi"/>
          <w:bCs/>
          <w:szCs w:val="24"/>
        </w:rPr>
        <w:t xml:space="preserve">will </w:t>
      </w:r>
      <w:r w:rsidRPr="00432CA4">
        <w:rPr>
          <w:rFonts w:asciiTheme="minorHAnsi" w:hAnsiTheme="minorHAnsi" w:cstheme="minorHAnsi"/>
          <w:bCs/>
          <w:szCs w:val="24"/>
        </w:rPr>
        <w:t>be considered the agent of Contractor. Contractor remain</w:t>
      </w:r>
      <w:r w:rsidR="0046696A" w:rsidRPr="00432CA4">
        <w:rPr>
          <w:rFonts w:asciiTheme="minorHAnsi" w:hAnsiTheme="minorHAnsi" w:cstheme="minorHAnsi"/>
          <w:bCs/>
          <w:szCs w:val="24"/>
        </w:rPr>
        <w:t>s</w:t>
      </w:r>
      <w:r w:rsidRPr="00432CA4">
        <w:rPr>
          <w:rFonts w:asciiTheme="minorHAnsi" w:hAnsiTheme="minorHAnsi" w:cstheme="minorHAnsi"/>
          <w:bCs/>
          <w:szCs w:val="24"/>
        </w:rPr>
        <w:t xml:space="preserve"> liable to Agency as if no such transfer or subcontract had occurred.</w:t>
      </w:r>
      <w:r w:rsidR="00162A01" w:rsidRPr="00432CA4">
        <w:rPr>
          <w:rFonts w:asciiTheme="minorHAnsi" w:hAnsiTheme="minorHAnsi" w:cstheme="minorHAnsi"/>
          <w:bCs/>
          <w:szCs w:val="24"/>
        </w:rPr>
        <w:t xml:space="preserve"> </w:t>
      </w:r>
      <w:r w:rsidRPr="00432CA4">
        <w:rPr>
          <w:rFonts w:asciiTheme="minorHAnsi" w:hAnsiTheme="minorHAnsi" w:cstheme="minorHAnsi"/>
          <w:bCs/>
          <w:szCs w:val="24"/>
        </w:rPr>
        <w:t>The provisions of this Contract are binding upon and inure to the benefit of the parties to the Contract and their respective successors and permitted assigns.</w:t>
      </w:r>
    </w:p>
    <w:p w14:paraId="54B9DEBE" w14:textId="769F89A6" w:rsidR="00085D4D" w:rsidRPr="007D6497" w:rsidRDefault="00085D4D"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602376">
        <w:rPr>
          <w:rFonts w:asciiTheme="minorHAnsi" w:hAnsiTheme="minorHAnsi" w:cstheme="minorHAnsi"/>
          <w:b/>
          <w:szCs w:val="24"/>
        </w:rPr>
        <w:t>Payment of Contractor Claims.</w:t>
      </w:r>
      <w:r w:rsidR="00162A01">
        <w:rPr>
          <w:rFonts w:asciiTheme="minorHAnsi" w:hAnsiTheme="minorHAnsi" w:cstheme="minorHAnsi"/>
          <w:b/>
          <w:szCs w:val="24"/>
        </w:rPr>
        <w:t xml:space="preserve"> </w:t>
      </w:r>
      <w:r w:rsidRPr="00432CA4">
        <w:rPr>
          <w:rFonts w:asciiTheme="minorHAnsi" w:hAnsiTheme="minorHAnsi" w:cstheme="minorHAnsi"/>
          <w:bCs/>
          <w:szCs w:val="24"/>
        </w:rPr>
        <w:t xml:space="preserve">If Contractor fails, neglects or refuses to pay promptly, as due, any claim for labor or services furnished to Contractor or any subcontractor by any person in connection with the </w:t>
      </w:r>
      <w:r w:rsidR="00966DE6" w:rsidRPr="00432CA4">
        <w:rPr>
          <w:rFonts w:asciiTheme="minorHAnsi" w:hAnsiTheme="minorHAnsi" w:cstheme="minorHAnsi"/>
          <w:bCs/>
          <w:szCs w:val="24"/>
        </w:rPr>
        <w:t>G</w:t>
      </w:r>
      <w:r w:rsidRPr="00432CA4">
        <w:rPr>
          <w:rFonts w:asciiTheme="minorHAnsi" w:hAnsiTheme="minorHAnsi" w:cstheme="minorHAnsi"/>
          <w:bCs/>
          <w:szCs w:val="24"/>
        </w:rPr>
        <w:t xml:space="preserve">oods </w:t>
      </w:r>
      <w:r w:rsidR="00966DE6" w:rsidRPr="00432CA4">
        <w:rPr>
          <w:rFonts w:asciiTheme="minorHAnsi" w:hAnsiTheme="minorHAnsi" w:cstheme="minorHAnsi"/>
          <w:bCs/>
          <w:szCs w:val="24"/>
        </w:rPr>
        <w:t xml:space="preserve">or Services </w:t>
      </w:r>
      <w:r w:rsidRPr="00432CA4">
        <w:rPr>
          <w:rFonts w:asciiTheme="minorHAnsi" w:hAnsiTheme="minorHAnsi" w:cstheme="minorHAnsi"/>
          <w:bCs/>
          <w:szCs w:val="24"/>
        </w:rPr>
        <w:t xml:space="preserve">provided under this Contract, </w:t>
      </w:r>
      <w:r w:rsidR="00F7199E" w:rsidRPr="00432CA4">
        <w:rPr>
          <w:rFonts w:asciiTheme="minorHAnsi" w:hAnsiTheme="minorHAnsi" w:cstheme="minorHAnsi"/>
          <w:bCs/>
          <w:szCs w:val="24"/>
        </w:rPr>
        <w:t>Agency may, but is</w:t>
      </w:r>
      <w:r w:rsidRPr="00432CA4">
        <w:rPr>
          <w:rFonts w:asciiTheme="minorHAnsi" w:hAnsiTheme="minorHAnsi" w:cstheme="minorHAnsi"/>
          <w:bCs/>
          <w:szCs w:val="24"/>
        </w:rPr>
        <w:t xml:space="preserve"> not obligated to, pay such claim and charge the amount of the payment against funds due or to become due</w:t>
      </w:r>
      <w:r w:rsidR="0046696A" w:rsidRPr="00432CA4">
        <w:rPr>
          <w:rFonts w:asciiTheme="minorHAnsi" w:hAnsiTheme="minorHAnsi" w:cstheme="minorHAnsi"/>
          <w:bCs/>
          <w:szCs w:val="24"/>
        </w:rPr>
        <w:t xml:space="preserve"> </w:t>
      </w:r>
      <w:r w:rsidR="00966DE6" w:rsidRPr="00432CA4">
        <w:rPr>
          <w:rFonts w:asciiTheme="minorHAnsi" w:hAnsiTheme="minorHAnsi" w:cstheme="minorHAnsi"/>
          <w:bCs/>
          <w:szCs w:val="24"/>
        </w:rPr>
        <w:t>to</w:t>
      </w:r>
      <w:r w:rsidRPr="00432CA4">
        <w:rPr>
          <w:rFonts w:asciiTheme="minorHAnsi" w:hAnsiTheme="minorHAnsi" w:cstheme="minorHAnsi"/>
          <w:bCs/>
          <w:szCs w:val="24"/>
        </w:rPr>
        <w:t xml:space="preserve"> Contractor under thi</w:t>
      </w:r>
      <w:r w:rsidR="00C87148" w:rsidRPr="00432CA4">
        <w:rPr>
          <w:rFonts w:asciiTheme="minorHAnsi" w:hAnsiTheme="minorHAnsi" w:cstheme="minorHAnsi"/>
          <w:bCs/>
          <w:szCs w:val="24"/>
        </w:rPr>
        <w:t>s Contract</w:t>
      </w:r>
      <w:r w:rsidRPr="00432CA4">
        <w:rPr>
          <w:rFonts w:asciiTheme="minorHAnsi" w:hAnsiTheme="minorHAnsi" w:cstheme="minorHAnsi"/>
          <w:bCs/>
          <w:szCs w:val="24"/>
        </w:rPr>
        <w:t>.</w:t>
      </w:r>
      <w:r w:rsidR="00162A01" w:rsidRPr="00432CA4">
        <w:rPr>
          <w:rFonts w:asciiTheme="minorHAnsi" w:hAnsiTheme="minorHAnsi" w:cstheme="minorHAnsi"/>
          <w:bCs/>
          <w:szCs w:val="24"/>
        </w:rPr>
        <w:t xml:space="preserve"> </w:t>
      </w:r>
      <w:r w:rsidRPr="00432CA4">
        <w:rPr>
          <w:rFonts w:asciiTheme="minorHAnsi" w:hAnsiTheme="minorHAnsi" w:cstheme="minorHAnsi"/>
          <w:bCs/>
          <w:szCs w:val="24"/>
        </w:rPr>
        <w:t xml:space="preserve">The payment of a claim by Agency pursuant to this </w:t>
      </w:r>
      <w:r w:rsidR="00DB71DD" w:rsidRPr="00432CA4">
        <w:rPr>
          <w:rFonts w:asciiTheme="minorHAnsi" w:hAnsiTheme="minorHAnsi" w:cstheme="minorHAnsi"/>
          <w:bCs/>
          <w:szCs w:val="24"/>
        </w:rPr>
        <w:t>section</w:t>
      </w:r>
      <w:r w:rsidRPr="00432CA4">
        <w:rPr>
          <w:rFonts w:asciiTheme="minorHAnsi" w:hAnsiTheme="minorHAnsi" w:cstheme="minorHAnsi"/>
          <w:bCs/>
          <w:szCs w:val="24"/>
        </w:rPr>
        <w:t xml:space="preserve"> </w:t>
      </w:r>
      <w:r w:rsidR="0046696A" w:rsidRPr="00432CA4">
        <w:rPr>
          <w:rFonts w:asciiTheme="minorHAnsi" w:hAnsiTheme="minorHAnsi" w:cstheme="minorHAnsi"/>
          <w:bCs/>
          <w:szCs w:val="24"/>
        </w:rPr>
        <w:t xml:space="preserve">does </w:t>
      </w:r>
      <w:r w:rsidRPr="00432CA4">
        <w:rPr>
          <w:rFonts w:asciiTheme="minorHAnsi" w:hAnsiTheme="minorHAnsi" w:cstheme="minorHAnsi"/>
          <w:bCs/>
          <w:szCs w:val="24"/>
        </w:rPr>
        <w:t>not relieve Contractor or its surety, if any, from obligation with respect to any unpaid claims.</w:t>
      </w:r>
    </w:p>
    <w:p w14:paraId="79A30C91" w14:textId="76B36227" w:rsidR="00D90F98" w:rsidRPr="00432CA4" w:rsidRDefault="00D90F98" w:rsidP="007D6497">
      <w:pPr>
        <w:pStyle w:val="ListParagraph"/>
        <w:numPr>
          <w:ilvl w:val="0"/>
          <w:numId w:val="5"/>
        </w:numPr>
        <w:tabs>
          <w:tab w:val="left" w:pos="360"/>
        </w:tabs>
        <w:ind w:left="0" w:firstLine="0"/>
        <w:contextualSpacing w:val="0"/>
        <w:rPr>
          <w:rFonts w:asciiTheme="minorHAnsi" w:hAnsiTheme="minorHAnsi" w:cstheme="minorHAnsi"/>
          <w:bCs/>
          <w:szCs w:val="24"/>
        </w:rPr>
      </w:pPr>
      <w:r w:rsidRPr="00602376">
        <w:rPr>
          <w:rFonts w:asciiTheme="minorHAnsi" w:hAnsiTheme="minorHAnsi" w:cstheme="minorHAnsi"/>
          <w:b/>
          <w:szCs w:val="24"/>
        </w:rPr>
        <w:t>Survival.</w:t>
      </w:r>
      <w:r w:rsidRPr="007D6497">
        <w:rPr>
          <w:rFonts w:asciiTheme="minorHAnsi" w:hAnsiTheme="minorHAnsi" w:cstheme="minorHAnsi"/>
          <w:b/>
          <w:szCs w:val="24"/>
        </w:rPr>
        <w:t xml:space="preserve"> </w:t>
      </w:r>
      <w:r w:rsidRPr="00432CA4">
        <w:rPr>
          <w:rFonts w:asciiTheme="minorHAnsi" w:hAnsiTheme="minorHAnsi" w:cstheme="minorHAnsi"/>
          <w:bCs/>
          <w:szCs w:val="24"/>
        </w:rPr>
        <w:t xml:space="preserve">All rights and obligations cease upon termination or expiration of this Contract, except for the rights and obligations and declarations which expressly survive termination of this Contract, including this </w:t>
      </w:r>
      <w:r w:rsidR="004F2D6F" w:rsidRPr="00432CA4">
        <w:rPr>
          <w:rFonts w:asciiTheme="minorHAnsi" w:hAnsiTheme="minorHAnsi" w:cstheme="minorHAnsi"/>
          <w:bCs/>
          <w:szCs w:val="24"/>
        </w:rPr>
        <w:t>s</w:t>
      </w:r>
      <w:r w:rsidRPr="00432CA4">
        <w:rPr>
          <w:rFonts w:asciiTheme="minorHAnsi" w:hAnsiTheme="minorHAnsi" w:cstheme="minorHAnsi"/>
          <w:bCs/>
          <w:szCs w:val="24"/>
        </w:rPr>
        <w:t xml:space="preserve">ection, and provisions regarding Contract definitions, warranties and liabilities, independent </w:t>
      </w:r>
      <w:r w:rsidR="00CA7EF3" w:rsidRPr="00432CA4">
        <w:rPr>
          <w:rFonts w:asciiTheme="minorHAnsi" w:hAnsiTheme="minorHAnsi" w:cstheme="minorHAnsi"/>
          <w:bCs/>
          <w:szCs w:val="24"/>
        </w:rPr>
        <w:t>c</w:t>
      </w:r>
      <w:r w:rsidRPr="00432CA4">
        <w:rPr>
          <w:rFonts w:asciiTheme="minorHAnsi" w:hAnsiTheme="minorHAnsi" w:cstheme="minorHAnsi"/>
          <w:bCs/>
          <w:szCs w:val="24"/>
        </w:rPr>
        <w:t>ontractor status and taxes and withholding, maximum compensation, Contractor’s duties of confidentiality</w:t>
      </w:r>
      <w:r w:rsidR="00CA7EF3" w:rsidRPr="00432CA4">
        <w:rPr>
          <w:rFonts w:asciiTheme="minorHAnsi" w:hAnsiTheme="minorHAnsi" w:cstheme="minorHAnsi"/>
          <w:bCs/>
          <w:szCs w:val="24"/>
        </w:rPr>
        <w:t xml:space="preserve"> and non-disclosure</w:t>
      </w:r>
      <w:r w:rsidRPr="00432CA4">
        <w:rPr>
          <w:rFonts w:asciiTheme="minorHAnsi" w:hAnsiTheme="minorHAnsi" w:cstheme="minorHAnsi"/>
          <w:bCs/>
          <w:szCs w:val="24"/>
        </w:rPr>
        <w:t xml:space="preserve">, ownership and license of intellectual property, Contractor’s representations and warranties, control of defense and settlement, remedies, return of property, dispute resolution, order of precedence, maintenance and access to records, notices, severability, successors and assigns, intended beneficiaries, waiver, headings, and integration. </w:t>
      </w:r>
    </w:p>
    <w:p w14:paraId="7F2605F1" w14:textId="55B2D12B" w:rsidR="00D90F98" w:rsidRPr="007D6497" w:rsidRDefault="00D90F98"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602376">
        <w:rPr>
          <w:rFonts w:asciiTheme="minorHAnsi" w:hAnsiTheme="minorHAnsi" w:cstheme="minorHAnsi"/>
          <w:b/>
          <w:szCs w:val="24"/>
        </w:rPr>
        <w:t>Time is of the Essence</w:t>
      </w:r>
      <w:r w:rsidRPr="007D6497">
        <w:rPr>
          <w:rFonts w:asciiTheme="minorHAnsi" w:hAnsiTheme="minorHAnsi" w:cstheme="minorHAnsi"/>
          <w:b/>
          <w:szCs w:val="24"/>
        </w:rPr>
        <w:t xml:space="preserve">. </w:t>
      </w:r>
      <w:r w:rsidRPr="00432CA4">
        <w:rPr>
          <w:rFonts w:asciiTheme="minorHAnsi" w:hAnsiTheme="minorHAnsi" w:cstheme="minorHAnsi"/>
          <w:bCs/>
          <w:szCs w:val="24"/>
        </w:rPr>
        <w:t>Contractor agrees that time is of the essence under this Contract</w:t>
      </w:r>
      <w:r w:rsidR="00660D73" w:rsidRPr="00432CA4">
        <w:rPr>
          <w:rFonts w:asciiTheme="minorHAnsi" w:hAnsiTheme="minorHAnsi" w:cstheme="minorHAnsi"/>
          <w:bCs/>
          <w:szCs w:val="24"/>
        </w:rPr>
        <w:t xml:space="preserve"> for delivery of acceptable Goods and Services</w:t>
      </w:r>
      <w:r w:rsidRPr="00432CA4">
        <w:rPr>
          <w:rFonts w:asciiTheme="minorHAnsi" w:hAnsiTheme="minorHAnsi" w:cstheme="minorHAnsi"/>
          <w:bCs/>
          <w:szCs w:val="24"/>
        </w:rPr>
        <w:t>.</w:t>
      </w:r>
    </w:p>
    <w:p w14:paraId="70BEE4B6" w14:textId="22D6FDF3" w:rsidR="00D90F98" w:rsidRPr="007D6497" w:rsidRDefault="00D90F98"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7D6497">
        <w:rPr>
          <w:rFonts w:asciiTheme="minorHAnsi" w:hAnsiTheme="minorHAnsi" w:cstheme="minorHAnsi"/>
          <w:b/>
          <w:szCs w:val="24"/>
        </w:rPr>
        <w:lastRenderedPageBreak/>
        <w:t xml:space="preserve">Notice. </w:t>
      </w:r>
      <w:r w:rsidRPr="00782AA7">
        <w:rPr>
          <w:rFonts w:asciiTheme="minorHAnsi" w:hAnsiTheme="minorHAnsi" w:cstheme="minorHAnsi"/>
          <w:bCs/>
          <w:szCs w:val="24"/>
        </w:rPr>
        <w:t xml:space="preserve">Except as otherwise expressly provided in this Contract, any communications between the parties or notices to be given </w:t>
      </w:r>
      <w:r w:rsidR="006731DB" w:rsidRPr="00782AA7">
        <w:rPr>
          <w:rFonts w:asciiTheme="minorHAnsi" w:hAnsiTheme="minorHAnsi" w:cstheme="minorHAnsi"/>
          <w:bCs/>
          <w:szCs w:val="24"/>
        </w:rPr>
        <w:t xml:space="preserve">under this Contract </w:t>
      </w:r>
      <w:r w:rsidRPr="00782AA7">
        <w:rPr>
          <w:rFonts w:asciiTheme="minorHAnsi" w:hAnsiTheme="minorHAnsi" w:cstheme="minorHAnsi"/>
          <w:bCs/>
          <w:szCs w:val="24"/>
        </w:rPr>
        <w:t xml:space="preserve">must be given in writing by email, </w:t>
      </w:r>
      <w:r w:rsidRPr="007D6497">
        <w:rPr>
          <w:rFonts w:asciiTheme="minorHAnsi" w:hAnsiTheme="minorHAnsi" w:cstheme="minorHAnsi"/>
          <w:bCs/>
          <w:szCs w:val="24"/>
        </w:rPr>
        <w:t>personal delivery, or mailing the same, postage prepaid, to Contractor or Agency at the email address, postal address or telephone number set forth in this Contract, or to such other addresses or numbers as either party may indi</w:t>
      </w:r>
      <w:r w:rsidR="000D5E72" w:rsidRPr="007D6497">
        <w:rPr>
          <w:rFonts w:asciiTheme="minorHAnsi" w:hAnsiTheme="minorHAnsi" w:cstheme="minorHAnsi"/>
          <w:bCs/>
          <w:szCs w:val="24"/>
        </w:rPr>
        <w:t xml:space="preserve">cate pursuant to this Section </w:t>
      </w:r>
      <w:r w:rsidR="006731DB" w:rsidRPr="007D6497">
        <w:rPr>
          <w:rFonts w:asciiTheme="minorHAnsi" w:hAnsiTheme="minorHAnsi" w:cstheme="minorHAnsi"/>
          <w:bCs/>
          <w:szCs w:val="24"/>
        </w:rPr>
        <w:t>3</w:t>
      </w:r>
      <w:r w:rsidR="00AF73E1">
        <w:rPr>
          <w:rFonts w:asciiTheme="minorHAnsi" w:hAnsiTheme="minorHAnsi" w:cstheme="minorHAnsi"/>
          <w:bCs/>
          <w:szCs w:val="24"/>
        </w:rPr>
        <w:t>0</w:t>
      </w:r>
      <w:r w:rsidRPr="007D6497">
        <w:rPr>
          <w:rFonts w:asciiTheme="minorHAnsi" w:hAnsiTheme="minorHAnsi" w:cstheme="minorHAnsi"/>
          <w:bCs/>
          <w:szCs w:val="24"/>
        </w:rPr>
        <w:t xml:space="preserve">. Any communication or notice so addressed and mailed is effective five </w:t>
      </w:r>
      <w:r w:rsidR="00A74BC2" w:rsidRPr="007D6497">
        <w:rPr>
          <w:rFonts w:asciiTheme="minorHAnsi" w:hAnsiTheme="minorHAnsi" w:cstheme="minorHAnsi"/>
          <w:bCs/>
          <w:szCs w:val="24"/>
        </w:rPr>
        <w:t>B</w:t>
      </w:r>
      <w:r w:rsidRPr="007D6497">
        <w:rPr>
          <w:rFonts w:asciiTheme="minorHAnsi" w:hAnsiTheme="minorHAnsi" w:cstheme="minorHAnsi"/>
          <w:bCs/>
          <w:szCs w:val="24"/>
        </w:rPr>
        <w:t xml:space="preserve">usiness </w:t>
      </w:r>
      <w:r w:rsidR="00A74BC2" w:rsidRPr="007D6497">
        <w:rPr>
          <w:rFonts w:asciiTheme="minorHAnsi" w:hAnsiTheme="minorHAnsi" w:cstheme="minorHAnsi"/>
          <w:bCs/>
          <w:szCs w:val="24"/>
        </w:rPr>
        <w:t>D</w:t>
      </w:r>
      <w:r w:rsidRPr="007D6497">
        <w:rPr>
          <w:rFonts w:asciiTheme="minorHAnsi" w:hAnsiTheme="minorHAnsi" w:cstheme="minorHAnsi"/>
          <w:bCs/>
          <w:szCs w:val="24"/>
        </w:rPr>
        <w:t>ays after mailing</w:t>
      </w:r>
      <w:r w:rsidR="0025771C" w:rsidRPr="007D6497">
        <w:rPr>
          <w:rFonts w:asciiTheme="minorHAnsi" w:hAnsiTheme="minorHAnsi" w:cstheme="minorHAnsi"/>
          <w:bCs/>
          <w:szCs w:val="24"/>
        </w:rPr>
        <w:t>.</w:t>
      </w:r>
      <w:r w:rsidRPr="007D6497">
        <w:rPr>
          <w:rFonts w:asciiTheme="minorHAnsi" w:hAnsiTheme="minorHAnsi" w:cstheme="minorHAnsi"/>
          <w:bCs/>
          <w:szCs w:val="24"/>
        </w:rPr>
        <w:t xml:space="preserve"> Any communication or notice given by personal delivery is effective when actually delivered. Any notice given by email is effective when the sender receives confirmation of delivery, either by return email, or by demonstrating through other technological means that the email has been delivered to the intended email address.</w:t>
      </w:r>
    </w:p>
    <w:p w14:paraId="4C4D87A3" w14:textId="634B2429" w:rsidR="00556FB4" w:rsidRPr="007D6497" w:rsidRDefault="00556FB4" w:rsidP="007D6497">
      <w:pPr>
        <w:pStyle w:val="ListParagraph"/>
        <w:tabs>
          <w:tab w:val="left" w:pos="360"/>
        </w:tabs>
        <w:ind w:left="360" w:hanging="360"/>
        <w:rPr>
          <w:rFonts w:asciiTheme="minorHAnsi" w:hAnsiTheme="minorHAnsi" w:cstheme="minorHAnsi"/>
          <w:b/>
          <w:bCs/>
          <w:spacing w:val="-2"/>
          <w:szCs w:val="24"/>
        </w:rPr>
      </w:pPr>
      <w:r w:rsidRPr="007D6497">
        <w:rPr>
          <w:rFonts w:asciiTheme="minorHAnsi" w:hAnsiTheme="minorHAnsi" w:cstheme="minorHAnsi"/>
          <w:b/>
          <w:bCs/>
          <w:spacing w:val="-2"/>
          <w:szCs w:val="24"/>
        </w:rPr>
        <w:t>Contractor’s Contract Administrator for this Contract is:</w:t>
      </w:r>
    </w:p>
    <w:p w14:paraId="555943D1" w14:textId="6579D432"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w:t>
      </w:r>
      <w:proofErr w:type="gramStart"/>
      <w:r>
        <w:rPr>
          <w:rFonts w:asciiTheme="minorHAnsi" w:hAnsiTheme="minorHAnsi" w:cstheme="minorHAnsi"/>
          <w:spacing w:val="-2"/>
          <w:szCs w:val="24"/>
          <w:highlight w:val="yellow"/>
        </w:rPr>
        <w:t>_[</w:t>
      </w:r>
      <w:proofErr w:type="gramEnd"/>
      <w:r w:rsidR="00556FB4" w:rsidRPr="007D6497">
        <w:rPr>
          <w:rFonts w:asciiTheme="minorHAnsi" w:hAnsiTheme="minorHAnsi" w:cstheme="minorHAnsi"/>
          <w:spacing w:val="-2"/>
          <w:szCs w:val="24"/>
          <w:highlight w:val="yellow"/>
        </w:rPr>
        <w:t>Contract Administrator Name and Title</w:t>
      </w:r>
      <w:r>
        <w:rPr>
          <w:rFonts w:asciiTheme="minorHAnsi" w:hAnsiTheme="minorHAnsi" w:cstheme="minorHAnsi"/>
          <w:spacing w:val="-2"/>
          <w:szCs w:val="24"/>
          <w:highlight w:val="yellow"/>
        </w:rPr>
        <w:t>]</w:t>
      </w:r>
    </w:p>
    <w:p w14:paraId="26DC29F3" w14:textId="41E39AD6" w:rsidR="0049419D" w:rsidRPr="007D6497" w:rsidRDefault="0049419D" w:rsidP="0049419D">
      <w:pPr>
        <w:pStyle w:val="ListParagraph"/>
        <w:tabs>
          <w:tab w:val="left" w:pos="360"/>
        </w:tabs>
        <w:ind w:left="360" w:hanging="360"/>
        <w:rPr>
          <w:rFonts w:asciiTheme="minorHAnsi" w:hAnsiTheme="minorHAnsi" w:cstheme="minorHAnsi"/>
          <w:spacing w:val="-2"/>
          <w:szCs w:val="24"/>
          <w:highlight w:val="yellow"/>
        </w:rPr>
      </w:pPr>
      <w:bookmarkStart w:id="32" w:name="_Hlk198368580"/>
      <w:r w:rsidRPr="007A6DAB">
        <w:rPr>
          <w:rFonts w:asciiTheme="minorHAnsi" w:hAnsiTheme="minorHAnsi" w:cstheme="minorHAnsi"/>
          <w:b/>
          <w:bCs/>
          <w:spacing w:val="-2"/>
          <w:szCs w:val="24"/>
          <w:highlight w:val="yellow"/>
        </w:rPr>
        <w:t xml:space="preserve">Postal address to which notices </w:t>
      </w:r>
      <w:r>
        <w:rPr>
          <w:rFonts w:asciiTheme="minorHAnsi" w:hAnsiTheme="minorHAnsi" w:cstheme="minorHAnsi"/>
          <w:b/>
          <w:bCs/>
          <w:spacing w:val="-2"/>
          <w:szCs w:val="24"/>
          <w:highlight w:val="yellow"/>
        </w:rPr>
        <w:t>may</w:t>
      </w:r>
      <w:r w:rsidRPr="007A6DAB">
        <w:rPr>
          <w:rFonts w:asciiTheme="minorHAnsi" w:hAnsiTheme="minorHAnsi" w:cstheme="minorHAnsi"/>
          <w:b/>
          <w:bCs/>
          <w:spacing w:val="-2"/>
          <w:szCs w:val="24"/>
          <w:highlight w:val="yellow"/>
        </w:rPr>
        <w:t xml:space="preserve"> be mailed</w:t>
      </w:r>
      <w:r>
        <w:rPr>
          <w:rFonts w:asciiTheme="minorHAnsi" w:hAnsiTheme="minorHAnsi" w:cstheme="minorHAnsi"/>
          <w:spacing w:val="-2"/>
          <w:szCs w:val="24"/>
          <w:highlight w:val="yellow"/>
        </w:rPr>
        <w:t>:</w:t>
      </w:r>
    </w:p>
    <w:bookmarkEnd w:id="32"/>
    <w:p w14:paraId="5C8B8D54" w14:textId="5E087BA2"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____________________________[</w:t>
      </w:r>
      <w:r w:rsidR="00556FB4" w:rsidRPr="007D6497">
        <w:rPr>
          <w:rFonts w:asciiTheme="minorHAnsi" w:hAnsiTheme="minorHAnsi" w:cstheme="minorHAnsi"/>
          <w:spacing w:val="-2"/>
          <w:szCs w:val="24"/>
          <w:highlight w:val="yellow"/>
        </w:rPr>
        <w:t>Address</w:t>
      </w:r>
      <w:r>
        <w:rPr>
          <w:rFonts w:asciiTheme="minorHAnsi" w:hAnsiTheme="minorHAnsi" w:cstheme="minorHAnsi"/>
          <w:spacing w:val="-2"/>
          <w:szCs w:val="24"/>
          <w:highlight w:val="yellow"/>
        </w:rPr>
        <w:t>]</w:t>
      </w:r>
    </w:p>
    <w:p w14:paraId="70B9B8A3" w14:textId="12480E71"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___________________________</w:t>
      </w:r>
      <w:proofErr w:type="gramStart"/>
      <w:r>
        <w:rPr>
          <w:rFonts w:asciiTheme="minorHAnsi" w:hAnsiTheme="minorHAnsi" w:cstheme="minorHAnsi"/>
          <w:spacing w:val="-2"/>
          <w:szCs w:val="24"/>
          <w:highlight w:val="yellow"/>
        </w:rPr>
        <w:t>_[</w:t>
      </w:r>
      <w:proofErr w:type="gramEnd"/>
      <w:r w:rsidR="00556FB4" w:rsidRPr="007D6497">
        <w:rPr>
          <w:rFonts w:asciiTheme="minorHAnsi" w:hAnsiTheme="minorHAnsi" w:cstheme="minorHAnsi"/>
          <w:spacing w:val="-2"/>
          <w:szCs w:val="24"/>
          <w:highlight w:val="yellow"/>
        </w:rPr>
        <w:t>City, State ZIP</w:t>
      </w:r>
      <w:r>
        <w:rPr>
          <w:rFonts w:asciiTheme="minorHAnsi" w:hAnsiTheme="minorHAnsi" w:cstheme="minorHAnsi"/>
          <w:spacing w:val="-2"/>
          <w:szCs w:val="24"/>
          <w:highlight w:val="yellow"/>
        </w:rPr>
        <w:t>]</w:t>
      </w:r>
    </w:p>
    <w:p w14:paraId="1FED3F5A" w14:textId="6F87E535" w:rsidR="00556FB4" w:rsidRPr="007D6497" w:rsidRDefault="00556FB4" w:rsidP="007D6497">
      <w:pPr>
        <w:pStyle w:val="ListParagraph"/>
        <w:tabs>
          <w:tab w:val="left" w:pos="360"/>
        </w:tabs>
        <w:ind w:left="360" w:hanging="360"/>
        <w:rPr>
          <w:rFonts w:asciiTheme="minorHAnsi" w:hAnsiTheme="minorHAnsi" w:cstheme="minorHAnsi"/>
          <w:spacing w:val="-2"/>
          <w:szCs w:val="24"/>
          <w:highlight w:val="yellow"/>
        </w:rPr>
      </w:pPr>
      <w:r w:rsidRPr="007D6497">
        <w:rPr>
          <w:rFonts w:asciiTheme="minorHAnsi" w:hAnsiTheme="minorHAnsi" w:cstheme="minorHAnsi"/>
          <w:spacing w:val="-2"/>
          <w:szCs w:val="24"/>
          <w:highlight w:val="yellow"/>
        </w:rPr>
        <w:t xml:space="preserve">Phone: </w:t>
      </w:r>
      <w:r w:rsidR="0049419D">
        <w:rPr>
          <w:rFonts w:asciiTheme="minorHAnsi" w:hAnsiTheme="minorHAnsi" w:cstheme="minorHAnsi"/>
          <w:spacing w:val="-2"/>
          <w:szCs w:val="24"/>
          <w:highlight w:val="yellow"/>
        </w:rPr>
        <w:t>__________[</w:t>
      </w:r>
      <w:r w:rsidRPr="007D6497">
        <w:rPr>
          <w:rFonts w:asciiTheme="minorHAnsi" w:hAnsiTheme="minorHAnsi" w:cstheme="minorHAnsi"/>
          <w:spacing w:val="-2"/>
          <w:szCs w:val="24"/>
          <w:highlight w:val="yellow"/>
        </w:rPr>
        <w:t>(xxx) xxx-</w:t>
      </w:r>
      <w:proofErr w:type="spellStart"/>
      <w:r w:rsidRPr="007D6497">
        <w:rPr>
          <w:rFonts w:asciiTheme="minorHAnsi" w:hAnsiTheme="minorHAnsi" w:cstheme="minorHAnsi"/>
          <w:spacing w:val="-2"/>
          <w:szCs w:val="24"/>
          <w:highlight w:val="yellow"/>
        </w:rPr>
        <w:t>xxxx</w:t>
      </w:r>
      <w:proofErr w:type="spellEnd"/>
      <w:r w:rsidR="0049419D">
        <w:rPr>
          <w:rFonts w:asciiTheme="minorHAnsi" w:hAnsiTheme="minorHAnsi" w:cstheme="minorHAnsi"/>
          <w:spacing w:val="-2"/>
          <w:szCs w:val="24"/>
          <w:highlight w:val="yellow"/>
        </w:rPr>
        <w:t>]</w:t>
      </w:r>
      <w:r w:rsidRPr="007D6497">
        <w:rPr>
          <w:rFonts w:asciiTheme="minorHAnsi" w:hAnsiTheme="minorHAnsi" w:cstheme="minorHAnsi"/>
          <w:spacing w:val="-2"/>
          <w:szCs w:val="24"/>
          <w:highlight w:val="yellow"/>
        </w:rPr>
        <w:t xml:space="preserve"> </w:t>
      </w:r>
    </w:p>
    <w:p w14:paraId="6BA4162A" w14:textId="53F4C50B" w:rsidR="00556FB4" w:rsidRPr="007D6497" w:rsidRDefault="00556FB4" w:rsidP="007D6497">
      <w:pPr>
        <w:pStyle w:val="ListParagraph"/>
        <w:tabs>
          <w:tab w:val="left" w:pos="360"/>
        </w:tabs>
        <w:ind w:left="360" w:hanging="360"/>
        <w:rPr>
          <w:rFonts w:asciiTheme="minorHAnsi" w:hAnsiTheme="minorHAnsi" w:cstheme="minorHAnsi"/>
          <w:spacing w:val="-2"/>
          <w:szCs w:val="24"/>
          <w:highlight w:val="yellow"/>
        </w:rPr>
      </w:pPr>
      <w:r w:rsidRPr="007D6497">
        <w:rPr>
          <w:rFonts w:asciiTheme="minorHAnsi" w:hAnsiTheme="minorHAnsi" w:cstheme="minorHAnsi"/>
          <w:spacing w:val="-2"/>
          <w:szCs w:val="24"/>
          <w:highlight w:val="yellow"/>
        </w:rPr>
        <w:t xml:space="preserve">Fax: </w:t>
      </w:r>
      <w:r w:rsidR="0049419D">
        <w:rPr>
          <w:rFonts w:asciiTheme="minorHAnsi" w:hAnsiTheme="minorHAnsi" w:cstheme="minorHAnsi"/>
          <w:spacing w:val="-2"/>
          <w:szCs w:val="24"/>
          <w:highlight w:val="yellow"/>
        </w:rPr>
        <w:t>__________[</w:t>
      </w:r>
      <w:r w:rsidRPr="007D6497">
        <w:rPr>
          <w:rFonts w:asciiTheme="minorHAnsi" w:hAnsiTheme="minorHAnsi" w:cstheme="minorHAnsi"/>
          <w:spacing w:val="-2"/>
          <w:szCs w:val="24"/>
          <w:highlight w:val="yellow"/>
        </w:rPr>
        <w:t>(xxx) xxx-</w:t>
      </w:r>
      <w:proofErr w:type="spellStart"/>
      <w:r w:rsidRPr="007D6497">
        <w:rPr>
          <w:rFonts w:asciiTheme="minorHAnsi" w:hAnsiTheme="minorHAnsi" w:cstheme="minorHAnsi"/>
          <w:spacing w:val="-2"/>
          <w:szCs w:val="24"/>
          <w:highlight w:val="yellow"/>
        </w:rPr>
        <w:t>xxxx</w:t>
      </w:r>
      <w:proofErr w:type="spellEnd"/>
      <w:r w:rsidR="0049419D">
        <w:rPr>
          <w:rFonts w:asciiTheme="minorHAnsi" w:hAnsiTheme="minorHAnsi" w:cstheme="minorHAnsi"/>
          <w:spacing w:val="-2"/>
          <w:szCs w:val="24"/>
          <w:highlight w:val="yellow"/>
        </w:rPr>
        <w:t>]</w:t>
      </w:r>
    </w:p>
    <w:p w14:paraId="10F34B7D" w14:textId="0542C6B4"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Email: __________[</w:t>
      </w:r>
      <w:r w:rsidR="00556FB4" w:rsidRPr="007D6497">
        <w:rPr>
          <w:rFonts w:asciiTheme="minorHAnsi" w:hAnsiTheme="minorHAnsi" w:cstheme="minorHAnsi"/>
          <w:spacing w:val="-2"/>
          <w:szCs w:val="24"/>
          <w:highlight w:val="yellow"/>
        </w:rPr>
        <w:t>anyname@domain.com</w:t>
      </w:r>
      <w:r>
        <w:rPr>
          <w:rFonts w:asciiTheme="minorHAnsi" w:hAnsiTheme="minorHAnsi" w:cstheme="minorHAnsi"/>
          <w:spacing w:val="-2"/>
          <w:szCs w:val="24"/>
          <w:highlight w:val="yellow"/>
        </w:rPr>
        <w:t>]</w:t>
      </w:r>
    </w:p>
    <w:p w14:paraId="60A3A232" w14:textId="3FC28137" w:rsidR="00556FB4" w:rsidRDefault="00556FB4" w:rsidP="007D6497">
      <w:pPr>
        <w:pStyle w:val="ListParagraph"/>
        <w:tabs>
          <w:tab w:val="left" w:pos="360"/>
        </w:tabs>
        <w:ind w:left="360" w:hanging="360"/>
        <w:rPr>
          <w:rFonts w:asciiTheme="minorHAnsi" w:hAnsiTheme="minorHAnsi" w:cstheme="minorHAnsi"/>
          <w:spacing w:val="-2"/>
          <w:szCs w:val="24"/>
        </w:rPr>
      </w:pPr>
      <w:r w:rsidRPr="007D6497">
        <w:rPr>
          <w:rFonts w:asciiTheme="minorHAnsi" w:hAnsiTheme="minorHAnsi" w:cstheme="minorHAnsi"/>
          <w:spacing w:val="-2"/>
          <w:szCs w:val="24"/>
          <w:highlight w:val="yellow"/>
        </w:rPr>
        <w:t>Website:</w:t>
      </w:r>
      <w:r w:rsidRPr="00556FB4">
        <w:rPr>
          <w:rFonts w:asciiTheme="minorHAnsi" w:hAnsiTheme="minorHAnsi" w:cstheme="minorHAnsi"/>
          <w:spacing w:val="-2"/>
          <w:szCs w:val="24"/>
        </w:rPr>
        <w:t xml:space="preserve"> </w:t>
      </w:r>
      <w:r w:rsidR="0049419D">
        <w:rPr>
          <w:rFonts w:asciiTheme="minorHAnsi" w:hAnsiTheme="minorHAnsi" w:cstheme="minorHAnsi"/>
          <w:spacing w:val="-2"/>
          <w:szCs w:val="24"/>
          <w:highlight w:val="yellow"/>
        </w:rPr>
        <w:t>__________</w:t>
      </w:r>
      <w:r w:rsidR="0049419D" w:rsidRPr="0049419D">
        <w:rPr>
          <w:rFonts w:asciiTheme="minorHAnsi" w:hAnsiTheme="minorHAnsi" w:cstheme="minorHAnsi"/>
          <w:spacing w:val="-2"/>
          <w:szCs w:val="24"/>
          <w:highlight w:val="yellow"/>
        </w:rPr>
        <w:t>___</w:t>
      </w:r>
    </w:p>
    <w:p w14:paraId="79AD2869" w14:textId="77777777" w:rsidR="00556FB4" w:rsidRPr="007711DC" w:rsidRDefault="00556FB4" w:rsidP="007711DC">
      <w:pPr>
        <w:pStyle w:val="ListParagraph"/>
        <w:tabs>
          <w:tab w:val="left" w:pos="360"/>
        </w:tabs>
        <w:ind w:left="360" w:hanging="360"/>
      </w:pPr>
    </w:p>
    <w:p w14:paraId="25950239" w14:textId="39AF6396" w:rsidR="00B83EE7" w:rsidRDefault="00556FB4" w:rsidP="007D6497">
      <w:pPr>
        <w:pStyle w:val="ListParagraph"/>
        <w:tabs>
          <w:tab w:val="left" w:pos="360"/>
        </w:tabs>
        <w:ind w:left="360" w:hanging="360"/>
        <w:rPr>
          <w:rFonts w:asciiTheme="minorHAnsi" w:hAnsiTheme="minorHAnsi" w:cstheme="minorHAnsi"/>
          <w:b/>
          <w:bCs/>
          <w:spacing w:val="-2"/>
          <w:szCs w:val="24"/>
        </w:rPr>
      </w:pPr>
      <w:r w:rsidRPr="007D6497">
        <w:rPr>
          <w:rFonts w:asciiTheme="minorHAnsi" w:hAnsiTheme="minorHAnsi" w:cstheme="minorHAnsi"/>
          <w:b/>
          <w:bCs/>
          <w:spacing w:val="-2"/>
          <w:szCs w:val="24"/>
        </w:rPr>
        <w:t xml:space="preserve">Agency’s Contract Administrator </w:t>
      </w:r>
      <w:r w:rsidR="00B4147B">
        <w:rPr>
          <w:rFonts w:asciiTheme="minorHAnsi" w:hAnsiTheme="minorHAnsi" w:cstheme="minorHAnsi"/>
          <w:b/>
          <w:bCs/>
          <w:spacing w:val="-2"/>
          <w:szCs w:val="24"/>
        </w:rPr>
        <w:t xml:space="preserve">(or delegate) </w:t>
      </w:r>
      <w:r w:rsidRPr="007D6497">
        <w:rPr>
          <w:rFonts w:asciiTheme="minorHAnsi" w:hAnsiTheme="minorHAnsi" w:cstheme="minorHAnsi"/>
          <w:b/>
          <w:bCs/>
          <w:spacing w:val="-2"/>
          <w:szCs w:val="24"/>
        </w:rPr>
        <w:t>for this Contract is:</w:t>
      </w:r>
    </w:p>
    <w:p w14:paraId="00924351" w14:textId="78F6131B" w:rsidR="00556FB4" w:rsidRPr="007D6497" w:rsidRDefault="00B83EE7" w:rsidP="007D6497">
      <w:pPr>
        <w:pStyle w:val="ListParagraph"/>
        <w:tabs>
          <w:tab w:val="left" w:pos="360"/>
        </w:tabs>
        <w:ind w:left="360" w:hanging="360"/>
        <w:rPr>
          <w:rFonts w:asciiTheme="minorHAnsi" w:hAnsiTheme="minorHAnsi" w:cstheme="minorHAnsi"/>
          <w:b/>
          <w:bCs/>
          <w:spacing w:val="-2"/>
          <w:szCs w:val="24"/>
        </w:rPr>
      </w:pPr>
      <w:r>
        <w:rPr>
          <w:rFonts w:asciiTheme="minorHAnsi" w:hAnsiTheme="minorHAnsi" w:cstheme="minorHAnsi"/>
          <w:b/>
          <w:bCs/>
          <w:spacing w:val="-2"/>
          <w:szCs w:val="24"/>
        </w:rPr>
        <w:t>For ordering</w:t>
      </w:r>
      <w:r w:rsidR="00681DFF">
        <w:rPr>
          <w:rFonts w:asciiTheme="minorHAnsi" w:hAnsiTheme="minorHAnsi" w:cstheme="minorHAnsi"/>
          <w:b/>
          <w:bCs/>
          <w:spacing w:val="-2"/>
          <w:szCs w:val="24"/>
        </w:rPr>
        <w:t>:</w:t>
      </w:r>
      <w:r w:rsidR="00556FB4" w:rsidRPr="007D6497">
        <w:rPr>
          <w:rFonts w:asciiTheme="minorHAnsi" w:hAnsiTheme="minorHAnsi" w:cstheme="minorHAnsi"/>
          <w:b/>
          <w:bCs/>
          <w:spacing w:val="-2"/>
          <w:szCs w:val="24"/>
        </w:rPr>
        <w:t xml:space="preserve"> </w:t>
      </w:r>
    </w:p>
    <w:p w14:paraId="062D242A" w14:textId="2255D6E7"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w:t>
      </w:r>
      <w:proofErr w:type="gramStart"/>
      <w:r>
        <w:rPr>
          <w:rFonts w:asciiTheme="minorHAnsi" w:hAnsiTheme="minorHAnsi" w:cstheme="minorHAnsi"/>
          <w:spacing w:val="-2"/>
          <w:szCs w:val="24"/>
          <w:highlight w:val="yellow"/>
        </w:rPr>
        <w:t>_[</w:t>
      </w:r>
      <w:proofErr w:type="gramEnd"/>
      <w:r w:rsidRPr="007D6497">
        <w:rPr>
          <w:rFonts w:asciiTheme="minorHAnsi" w:hAnsiTheme="minorHAnsi" w:cstheme="minorHAnsi"/>
          <w:spacing w:val="-2"/>
          <w:szCs w:val="24"/>
          <w:highlight w:val="yellow"/>
        </w:rPr>
        <w:t>Contract Administrator</w:t>
      </w:r>
      <w:r>
        <w:rPr>
          <w:rFonts w:asciiTheme="minorHAnsi" w:hAnsiTheme="minorHAnsi" w:cstheme="minorHAnsi"/>
          <w:spacing w:val="-2"/>
          <w:szCs w:val="24"/>
          <w:highlight w:val="yellow"/>
        </w:rPr>
        <w:t xml:space="preserve"> </w:t>
      </w:r>
      <w:r w:rsidR="00556FB4" w:rsidRPr="007D6497">
        <w:rPr>
          <w:rFonts w:asciiTheme="minorHAnsi" w:hAnsiTheme="minorHAnsi" w:cstheme="minorHAnsi"/>
          <w:spacing w:val="-2"/>
          <w:szCs w:val="24"/>
          <w:highlight w:val="yellow"/>
        </w:rPr>
        <w:t>Name</w:t>
      </w:r>
      <w:r>
        <w:rPr>
          <w:rFonts w:asciiTheme="minorHAnsi" w:hAnsiTheme="minorHAnsi" w:cstheme="minorHAnsi"/>
          <w:spacing w:val="-2"/>
          <w:szCs w:val="24"/>
          <w:highlight w:val="yellow"/>
        </w:rPr>
        <w:t xml:space="preserve"> and</w:t>
      </w:r>
      <w:r w:rsidR="00556FB4" w:rsidRPr="007D6497">
        <w:rPr>
          <w:rFonts w:asciiTheme="minorHAnsi" w:hAnsiTheme="minorHAnsi" w:cstheme="minorHAnsi"/>
          <w:spacing w:val="-2"/>
          <w:szCs w:val="24"/>
          <w:highlight w:val="yellow"/>
        </w:rPr>
        <w:t xml:space="preserve"> Title</w:t>
      </w:r>
      <w:r>
        <w:rPr>
          <w:rFonts w:asciiTheme="minorHAnsi" w:hAnsiTheme="minorHAnsi" w:cstheme="minorHAnsi"/>
          <w:spacing w:val="-2"/>
          <w:szCs w:val="24"/>
          <w:highlight w:val="yellow"/>
        </w:rPr>
        <w:t>]</w:t>
      </w:r>
    </w:p>
    <w:p w14:paraId="5E4E8D5E" w14:textId="77777777" w:rsidR="0049419D" w:rsidRPr="007D6497" w:rsidRDefault="0049419D" w:rsidP="0049419D">
      <w:pPr>
        <w:pStyle w:val="ListParagraph"/>
        <w:tabs>
          <w:tab w:val="left" w:pos="360"/>
        </w:tabs>
        <w:ind w:left="360" w:hanging="360"/>
        <w:rPr>
          <w:rFonts w:asciiTheme="minorHAnsi" w:hAnsiTheme="minorHAnsi" w:cstheme="minorHAnsi"/>
          <w:spacing w:val="-2"/>
          <w:szCs w:val="24"/>
          <w:highlight w:val="yellow"/>
        </w:rPr>
      </w:pPr>
      <w:r w:rsidRPr="00EB2279">
        <w:rPr>
          <w:rFonts w:asciiTheme="minorHAnsi" w:hAnsiTheme="minorHAnsi" w:cstheme="minorHAnsi"/>
          <w:b/>
          <w:bCs/>
          <w:spacing w:val="-2"/>
          <w:szCs w:val="24"/>
          <w:highlight w:val="yellow"/>
        </w:rPr>
        <w:t xml:space="preserve">Postal address to which notices </w:t>
      </w:r>
      <w:r>
        <w:rPr>
          <w:rFonts w:asciiTheme="minorHAnsi" w:hAnsiTheme="minorHAnsi" w:cstheme="minorHAnsi"/>
          <w:b/>
          <w:bCs/>
          <w:spacing w:val="-2"/>
          <w:szCs w:val="24"/>
          <w:highlight w:val="yellow"/>
        </w:rPr>
        <w:t>may</w:t>
      </w:r>
      <w:r w:rsidRPr="00EB2279">
        <w:rPr>
          <w:rFonts w:asciiTheme="minorHAnsi" w:hAnsiTheme="minorHAnsi" w:cstheme="minorHAnsi"/>
          <w:b/>
          <w:bCs/>
          <w:spacing w:val="-2"/>
          <w:szCs w:val="24"/>
          <w:highlight w:val="yellow"/>
        </w:rPr>
        <w:t xml:space="preserve"> be mailed</w:t>
      </w:r>
      <w:r>
        <w:rPr>
          <w:rFonts w:asciiTheme="minorHAnsi" w:hAnsiTheme="minorHAnsi" w:cstheme="minorHAnsi"/>
          <w:spacing w:val="-2"/>
          <w:szCs w:val="24"/>
          <w:highlight w:val="yellow"/>
        </w:rPr>
        <w:t>:</w:t>
      </w:r>
    </w:p>
    <w:p w14:paraId="0CD11968" w14:textId="7EF742B2"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w:t>
      </w:r>
      <w:r w:rsidR="00556FB4" w:rsidRPr="007D6497">
        <w:rPr>
          <w:rFonts w:asciiTheme="minorHAnsi" w:hAnsiTheme="minorHAnsi" w:cstheme="minorHAnsi"/>
          <w:spacing w:val="-2"/>
          <w:szCs w:val="24"/>
          <w:highlight w:val="yellow"/>
        </w:rPr>
        <w:t>Agency-Division</w:t>
      </w:r>
      <w:r>
        <w:rPr>
          <w:rFonts w:asciiTheme="minorHAnsi" w:hAnsiTheme="minorHAnsi" w:cstheme="minorHAnsi"/>
          <w:spacing w:val="-2"/>
          <w:szCs w:val="24"/>
          <w:highlight w:val="yellow"/>
        </w:rPr>
        <w:t>]</w:t>
      </w:r>
    </w:p>
    <w:p w14:paraId="4CC867F4" w14:textId="3569CED9"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____________________________[</w:t>
      </w:r>
      <w:r w:rsidR="00556FB4" w:rsidRPr="007D6497">
        <w:rPr>
          <w:rFonts w:asciiTheme="minorHAnsi" w:hAnsiTheme="minorHAnsi" w:cstheme="minorHAnsi"/>
          <w:spacing w:val="-2"/>
          <w:szCs w:val="24"/>
          <w:highlight w:val="yellow"/>
        </w:rPr>
        <w:t>Address</w:t>
      </w:r>
      <w:r>
        <w:rPr>
          <w:rFonts w:asciiTheme="minorHAnsi" w:hAnsiTheme="minorHAnsi" w:cstheme="minorHAnsi"/>
          <w:spacing w:val="-2"/>
          <w:szCs w:val="24"/>
          <w:highlight w:val="yellow"/>
        </w:rPr>
        <w:t>]</w:t>
      </w:r>
    </w:p>
    <w:p w14:paraId="3F48ECEA" w14:textId="2B305C75" w:rsidR="00556FB4" w:rsidRPr="007D6497" w:rsidRDefault="0049419D" w:rsidP="007D6497">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___________________________</w:t>
      </w:r>
      <w:proofErr w:type="gramStart"/>
      <w:r>
        <w:rPr>
          <w:rFonts w:asciiTheme="minorHAnsi" w:hAnsiTheme="minorHAnsi" w:cstheme="minorHAnsi"/>
          <w:spacing w:val="-2"/>
          <w:szCs w:val="24"/>
          <w:highlight w:val="yellow"/>
        </w:rPr>
        <w:t>_[</w:t>
      </w:r>
      <w:proofErr w:type="gramEnd"/>
      <w:r w:rsidR="00556FB4" w:rsidRPr="007D6497">
        <w:rPr>
          <w:rFonts w:asciiTheme="minorHAnsi" w:hAnsiTheme="minorHAnsi" w:cstheme="minorHAnsi"/>
          <w:spacing w:val="-2"/>
          <w:szCs w:val="24"/>
          <w:highlight w:val="yellow"/>
        </w:rPr>
        <w:t>City, State ZIP</w:t>
      </w:r>
      <w:r>
        <w:rPr>
          <w:rFonts w:asciiTheme="minorHAnsi" w:hAnsiTheme="minorHAnsi" w:cstheme="minorHAnsi"/>
          <w:spacing w:val="-2"/>
          <w:szCs w:val="24"/>
          <w:highlight w:val="yellow"/>
        </w:rPr>
        <w:t>]</w:t>
      </w:r>
    </w:p>
    <w:p w14:paraId="6BB5A0ED" w14:textId="11D449CA" w:rsidR="00556FB4" w:rsidRPr="007D6497" w:rsidRDefault="00556FB4" w:rsidP="007D6497">
      <w:pPr>
        <w:pStyle w:val="ListParagraph"/>
        <w:tabs>
          <w:tab w:val="left" w:pos="360"/>
        </w:tabs>
        <w:ind w:left="360" w:hanging="360"/>
        <w:rPr>
          <w:rFonts w:asciiTheme="minorHAnsi" w:hAnsiTheme="minorHAnsi" w:cstheme="minorHAnsi"/>
          <w:spacing w:val="-2"/>
          <w:szCs w:val="24"/>
          <w:highlight w:val="yellow"/>
        </w:rPr>
      </w:pPr>
      <w:r w:rsidRPr="007D6497">
        <w:rPr>
          <w:rFonts w:asciiTheme="minorHAnsi" w:hAnsiTheme="minorHAnsi" w:cstheme="minorHAnsi"/>
          <w:spacing w:val="-2"/>
          <w:szCs w:val="24"/>
          <w:highlight w:val="yellow"/>
        </w:rPr>
        <w:t xml:space="preserve">Phone: </w:t>
      </w:r>
      <w:r w:rsidR="0049419D">
        <w:rPr>
          <w:rFonts w:asciiTheme="minorHAnsi" w:hAnsiTheme="minorHAnsi" w:cstheme="minorHAnsi"/>
          <w:spacing w:val="-2"/>
          <w:szCs w:val="24"/>
          <w:highlight w:val="yellow"/>
        </w:rPr>
        <w:t>__________[</w:t>
      </w:r>
      <w:r w:rsidRPr="007D6497">
        <w:rPr>
          <w:rFonts w:asciiTheme="minorHAnsi" w:hAnsiTheme="minorHAnsi" w:cstheme="minorHAnsi"/>
          <w:spacing w:val="-2"/>
          <w:szCs w:val="24"/>
          <w:highlight w:val="yellow"/>
        </w:rPr>
        <w:t>(xxx) xxx-</w:t>
      </w:r>
      <w:proofErr w:type="spellStart"/>
      <w:r w:rsidRPr="007D6497">
        <w:rPr>
          <w:rFonts w:asciiTheme="minorHAnsi" w:hAnsiTheme="minorHAnsi" w:cstheme="minorHAnsi"/>
          <w:spacing w:val="-2"/>
          <w:szCs w:val="24"/>
          <w:highlight w:val="yellow"/>
        </w:rPr>
        <w:t>xxxx</w:t>
      </w:r>
      <w:proofErr w:type="spellEnd"/>
      <w:r w:rsidR="0049419D">
        <w:rPr>
          <w:rFonts w:asciiTheme="minorHAnsi" w:hAnsiTheme="minorHAnsi" w:cstheme="minorHAnsi"/>
          <w:spacing w:val="-2"/>
          <w:szCs w:val="24"/>
          <w:highlight w:val="yellow"/>
        </w:rPr>
        <w:t>]</w:t>
      </w:r>
      <w:r w:rsidRPr="007D6497">
        <w:rPr>
          <w:rFonts w:asciiTheme="minorHAnsi" w:hAnsiTheme="minorHAnsi" w:cstheme="minorHAnsi"/>
          <w:spacing w:val="-2"/>
          <w:szCs w:val="24"/>
          <w:highlight w:val="yellow"/>
        </w:rPr>
        <w:t xml:space="preserve"> </w:t>
      </w:r>
    </w:p>
    <w:p w14:paraId="31EB8EB9" w14:textId="7AD4E4A2" w:rsidR="00556FB4" w:rsidRPr="007D6497" w:rsidRDefault="00556FB4" w:rsidP="007D6497">
      <w:pPr>
        <w:pStyle w:val="ListParagraph"/>
        <w:tabs>
          <w:tab w:val="left" w:pos="360"/>
        </w:tabs>
        <w:ind w:left="360" w:hanging="360"/>
        <w:rPr>
          <w:rFonts w:asciiTheme="minorHAnsi" w:hAnsiTheme="minorHAnsi" w:cstheme="minorHAnsi"/>
          <w:spacing w:val="-2"/>
          <w:szCs w:val="24"/>
          <w:highlight w:val="yellow"/>
        </w:rPr>
      </w:pPr>
      <w:r w:rsidRPr="007D6497">
        <w:rPr>
          <w:rFonts w:asciiTheme="minorHAnsi" w:hAnsiTheme="minorHAnsi" w:cstheme="minorHAnsi"/>
          <w:spacing w:val="-2"/>
          <w:szCs w:val="24"/>
          <w:highlight w:val="yellow"/>
        </w:rPr>
        <w:t xml:space="preserve">Fax: </w:t>
      </w:r>
      <w:r w:rsidR="0049419D">
        <w:rPr>
          <w:rFonts w:asciiTheme="minorHAnsi" w:hAnsiTheme="minorHAnsi" w:cstheme="minorHAnsi"/>
          <w:spacing w:val="-2"/>
          <w:szCs w:val="24"/>
          <w:highlight w:val="yellow"/>
        </w:rPr>
        <w:t>__________[</w:t>
      </w:r>
      <w:r w:rsidRPr="007D6497">
        <w:rPr>
          <w:rFonts w:asciiTheme="minorHAnsi" w:hAnsiTheme="minorHAnsi" w:cstheme="minorHAnsi"/>
          <w:spacing w:val="-2"/>
          <w:szCs w:val="24"/>
          <w:highlight w:val="yellow"/>
        </w:rPr>
        <w:t>(xxx) xxx-</w:t>
      </w:r>
      <w:proofErr w:type="spellStart"/>
      <w:r w:rsidRPr="007D6497">
        <w:rPr>
          <w:rFonts w:asciiTheme="minorHAnsi" w:hAnsiTheme="minorHAnsi" w:cstheme="minorHAnsi"/>
          <w:spacing w:val="-2"/>
          <w:szCs w:val="24"/>
          <w:highlight w:val="yellow"/>
        </w:rPr>
        <w:t>xxxx</w:t>
      </w:r>
      <w:proofErr w:type="spellEnd"/>
    </w:p>
    <w:p w14:paraId="734FF69A" w14:textId="690638FA" w:rsidR="00602AA0" w:rsidRDefault="0049419D" w:rsidP="007D6497">
      <w:pPr>
        <w:pStyle w:val="ListParagraph"/>
        <w:tabs>
          <w:tab w:val="left" w:pos="360"/>
        </w:tabs>
        <w:ind w:left="360" w:hanging="360"/>
        <w:contextualSpacing w:val="0"/>
        <w:rPr>
          <w:rFonts w:asciiTheme="minorHAnsi" w:hAnsiTheme="minorHAnsi" w:cstheme="minorHAnsi"/>
          <w:spacing w:val="-2"/>
          <w:szCs w:val="24"/>
        </w:rPr>
      </w:pPr>
      <w:r w:rsidRPr="000664C9">
        <w:rPr>
          <w:rFonts w:asciiTheme="minorHAnsi" w:hAnsiTheme="minorHAnsi" w:cstheme="minorHAnsi"/>
          <w:spacing w:val="-2"/>
          <w:szCs w:val="24"/>
          <w:highlight w:val="yellow"/>
        </w:rPr>
        <w:t>Email:</w:t>
      </w:r>
      <w:r>
        <w:rPr>
          <w:rFonts w:asciiTheme="minorHAnsi" w:hAnsiTheme="minorHAnsi" w:cstheme="minorHAnsi"/>
          <w:spacing w:val="-2"/>
          <w:szCs w:val="24"/>
          <w:highlight w:val="yellow"/>
        </w:rPr>
        <w:t xml:space="preserve"> _______</w:t>
      </w:r>
      <w:r w:rsidR="000664C9">
        <w:rPr>
          <w:rFonts w:asciiTheme="minorHAnsi" w:hAnsiTheme="minorHAnsi" w:cstheme="minorHAnsi"/>
          <w:spacing w:val="-2"/>
          <w:szCs w:val="24"/>
          <w:highlight w:val="yellow"/>
        </w:rPr>
        <w:t>_____</w:t>
      </w:r>
      <w:r>
        <w:rPr>
          <w:rFonts w:asciiTheme="minorHAnsi" w:hAnsiTheme="minorHAnsi" w:cstheme="minorHAnsi"/>
          <w:spacing w:val="-2"/>
          <w:szCs w:val="24"/>
          <w:highlight w:val="yellow"/>
        </w:rPr>
        <w:t>___ [</w:t>
      </w:r>
      <w:r w:rsidR="007D6497" w:rsidRPr="007D6497">
        <w:rPr>
          <w:highlight w:val="yellow"/>
        </w:rPr>
        <w:t>anyname@oregon.</w:t>
      </w:r>
      <w:r w:rsidR="00556FB4" w:rsidRPr="007D6497">
        <w:rPr>
          <w:rFonts w:asciiTheme="minorHAnsi" w:hAnsiTheme="minorHAnsi" w:cstheme="minorHAnsi"/>
          <w:spacing w:val="-2"/>
          <w:szCs w:val="24"/>
          <w:highlight w:val="yellow"/>
        </w:rPr>
        <w:t>gov</w:t>
      </w:r>
      <w:r w:rsidR="000664C9">
        <w:rPr>
          <w:rFonts w:asciiTheme="minorHAnsi" w:hAnsiTheme="minorHAnsi" w:cstheme="minorHAnsi"/>
          <w:spacing w:val="-2"/>
          <w:szCs w:val="24"/>
        </w:rPr>
        <w:t>]</w:t>
      </w:r>
    </w:p>
    <w:p w14:paraId="1AED91E4" w14:textId="70D82E87" w:rsidR="00681DFF" w:rsidRDefault="000664C9" w:rsidP="007D6497">
      <w:pPr>
        <w:pStyle w:val="ListParagraph"/>
        <w:tabs>
          <w:tab w:val="left" w:pos="360"/>
        </w:tabs>
        <w:ind w:left="360" w:hanging="360"/>
        <w:contextualSpacing w:val="0"/>
        <w:rPr>
          <w:rFonts w:asciiTheme="minorHAnsi" w:hAnsiTheme="minorHAnsi" w:cstheme="minorHAnsi"/>
          <w:b/>
          <w:bCs/>
          <w:spacing w:val="-2"/>
          <w:szCs w:val="24"/>
        </w:rPr>
      </w:pPr>
      <w:r>
        <w:rPr>
          <w:rFonts w:asciiTheme="minorHAnsi" w:hAnsiTheme="minorHAnsi" w:cstheme="minorHAnsi"/>
          <w:b/>
          <w:bCs/>
          <w:spacing w:val="-2"/>
          <w:szCs w:val="24"/>
        </w:rPr>
        <w:t>Agency’s contact information f</w:t>
      </w:r>
      <w:r w:rsidR="00681DFF" w:rsidRPr="007D6497">
        <w:rPr>
          <w:rFonts w:asciiTheme="minorHAnsi" w:hAnsiTheme="minorHAnsi" w:cstheme="minorHAnsi"/>
          <w:b/>
          <w:bCs/>
          <w:spacing w:val="-2"/>
          <w:szCs w:val="24"/>
        </w:rPr>
        <w:t xml:space="preserve">or </w:t>
      </w:r>
      <w:r>
        <w:rPr>
          <w:rFonts w:asciiTheme="minorHAnsi" w:hAnsiTheme="minorHAnsi" w:cstheme="minorHAnsi"/>
          <w:b/>
          <w:bCs/>
          <w:spacing w:val="-2"/>
          <w:szCs w:val="24"/>
        </w:rPr>
        <w:t>i</w:t>
      </w:r>
      <w:r w:rsidR="00681DFF" w:rsidRPr="007D6497">
        <w:rPr>
          <w:rFonts w:asciiTheme="minorHAnsi" w:hAnsiTheme="minorHAnsi" w:cstheme="minorHAnsi"/>
          <w:b/>
          <w:bCs/>
          <w:spacing w:val="-2"/>
          <w:szCs w:val="24"/>
        </w:rPr>
        <w:t>nvoices</w:t>
      </w:r>
      <w:r w:rsidR="00A114A9" w:rsidRPr="007D6497">
        <w:rPr>
          <w:rFonts w:asciiTheme="minorHAnsi" w:hAnsiTheme="minorHAnsi" w:cstheme="minorHAnsi"/>
          <w:b/>
          <w:bCs/>
          <w:spacing w:val="-2"/>
          <w:szCs w:val="24"/>
        </w:rPr>
        <w:t>:</w:t>
      </w:r>
    </w:p>
    <w:p w14:paraId="1FBE0953" w14:textId="10756722" w:rsidR="000664C9" w:rsidRPr="005E0010" w:rsidRDefault="000664C9" w:rsidP="000664C9">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w:t>
      </w:r>
      <w:proofErr w:type="gramStart"/>
      <w:r>
        <w:rPr>
          <w:rFonts w:asciiTheme="minorHAnsi" w:hAnsiTheme="minorHAnsi" w:cstheme="minorHAnsi"/>
          <w:spacing w:val="-2"/>
          <w:szCs w:val="24"/>
          <w:highlight w:val="yellow"/>
        </w:rPr>
        <w:t>_[</w:t>
      </w:r>
      <w:proofErr w:type="gramEnd"/>
      <w:r>
        <w:rPr>
          <w:rFonts w:asciiTheme="minorHAnsi" w:hAnsiTheme="minorHAnsi" w:cstheme="minorHAnsi"/>
          <w:spacing w:val="-2"/>
          <w:szCs w:val="24"/>
          <w:highlight w:val="yellow"/>
        </w:rPr>
        <w:t xml:space="preserve">Invoice contact </w:t>
      </w:r>
      <w:r w:rsidRPr="005E0010">
        <w:rPr>
          <w:rFonts w:asciiTheme="minorHAnsi" w:hAnsiTheme="minorHAnsi" w:cstheme="minorHAnsi"/>
          <w:spacing w:val="-2"/>
          <w:szCs w:val="24"/>
          <w:highlight w:val="yellow"/>
        </w:rPr>
        <w:t>Name</w:t>
      </w:r>
      <w:r>
        <w:rPr>
          <w:rFonts w:asciiTheme="minorHAnsi" w:hAnsiTheme="minorHAnsi" w:cstheme="minorHAnsi"/>
          <w:spacing w:val="-2"/>
          <w:szCs w:val="24"/>
          <w:highlight w:val="yellow"/>
        </w:rPr>
        <w:t xml:space="preserve"> and</w:t>
      </w:r>
      <w:r w:rsidRPr="005E0010">
        <w:rPr>
          <w:rFonts w:asciiTheme="minorHAnsi" w:hAnsiTheme="minorHAnsi" w:cstheme="minorHAnsi"/>
          <w:spacing w:val="-2"/>
          <w:szCs w:val="24"/>
          <w:highlight w:val="yellow"/>
        </w:rPr>
        <w:t xml:space="preserve"> Title</w:t>
      </w:r>
      <w:r>
        <w:rPr>
          <w:rFonts w:asciiTheme="minorHAnsi" w:hAnsiTheme="minorHAnsi" w:cstheme="minorHAnsi"/>
          <w:spacing w:val="-2"/>
          <w:szCs w:val="24"/>
          <w:highlight w:val="yellow"/>
        </w:rPr>
        <w:t>]</w:t>
      </w:r>
    </w:p>
    <w:p w14:paraId="5878803B" w14:textId="77777777" w:rsidR="000664C9" w:rsidRPr="005E0010" w:rsidRDefault="000664C9" w:rsidP="000664C9">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w:t>
      </w:r>
      <w:r w:rsidRPr="005E0010">
        <w:rPr>
          <w:rFonts w:asciiTheme="minorHAnsi" w:hAnsiTheme="minorHAnsi" w:cstheme="minorHAnsi"/>
          <w:spacing w:val="-2"/>
          <w:szCs w:val="24"/>
          <w:highlight w:val="yellow"/>
        </w:rPr>
        <w:t>Agency-Division</w:t>
      </w:r>
      <w:r>
        <w:rPr>
          <w:rFonts w:asciiTheme="minorHAnsi" w:hAnsiTheme="minorHAnsi" w:cstheme="minorHAnsi"/>
          <w:spacing w:val="-2"/>
          <w:szCs w:val="24"/>
          <w:highlight w:val="yellow"/>
        </w:rPr>
        <w:t>]</w:t>
      </w:r>
    </w:p>
    <w:p w14:paraId="21DC316D" w14:textId="77777777" w:rsidR="000664C9" w:rsidRPr="005E0010" w:rsidRDefault="000664C9" w:rsidP="000664C9">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_____________________[</w:t>
      </w:r>
      <w:r w:rsidRPr="005E0010">
        <w:rPr>
          <w:rFonts w:asciiTheme="minorHAnsi" w:hAnsiTheme="minorHAnsi" w:cstheme="minorHAnsi"/>
          <w:spacing w:val="-2"/>
          <w:szCs w:val="24"/>
          <w:highlight w:val="yellow"/>
        </w:rPr>
        <w:t>Address</w:t>
      </w:r>
      <w:r>
        <w:rPr>
          <w:rFonts w:asciiTheme="minorHAnsi" w:hAnsiTheme="minorHAnsi" w:cstheme="minorHAnsi"/>
          <w:spacing w:val="-2"/>
          <w:szCs w:val="24"/>
          <w:highlight w:val="yellow"/>
        </w:rPr>
        <w:t>]</w:t>
      </w:r>
    </w:p>
    <w:p w14:paraId="1760DBD8" w14:textId="77777777" w:rsidR="000664C9" w:rsidRPr="005E0010" w:rsidRDefault="000664C9" w:rsidP="000664C9">
      <w:pPr>
        <w:pStyle w:val="ListParagraph"/>
        <w:tabs>
          <w:tab w:val="left" w:pos="360"/>
        </w:tabs>
        <w:ind w:left="360" w:hanging="360"/>
        <w:rPr>
          <w:rFonts w:asciiTheme="minorHAnsi" w:hAnsiTheme="minorHAnsi" w:cstheme="minorHAnsi"/>
          <w:spacing w:val="-2"/>
          <w:szCs w:val="24"/>
          <w:highlight w:val="yellow"/>
        </w:rPr>
      </w:pPr>
      <w:r>
        <w:rPr>
          <w:rFonts w:asciiTheme="minorHAnsi" w:hAnsiTheme="minorHAnsi" w:cstheme="minorHAnsi"/>
          <w:spacing w:val="-2"/>
          <w:szCs w:val="24"/>
          <w:highlight w:val="yellow"/>
        </w:rPr>
        <w:t>____________________</w:t>
      </w:r>
      <w:proofErr w:type="gramStart"/>
      <w:r>
        <w:rPr>
          <w:rFonts w:asciiTheme="minorHAnsi" w:hAnsiTheme="minorHAnsi" w:cstheme="minorHAnsi"/>
          <w:spacing w:val="-2"/>
          <w:szCs w:val="24"/>
          <w:highlight w:val="yellow"/>
        </w:rPr>
        <w:t>_[</w:t>
      </w:r>
      <w:proofErr w:type="gramEnd"/>
      <w:r w:rsidRPr="005E0010">
        <w:rPr>
          <w:rFonts w:asciiTheme="minorHAnsi" w:hAnsiTheme="minorHAnsi" w:cstheme="minorHAnsi"/>
          <w:spacing w:val="-2"/>
          <w:szCs w:val="24"/>
          <w:highlight w:val="yellow"/>
        </w:rPr>
        <w:t>City, State ZIP</w:t>
      </w:r>
      <w:r>
        <w:rPr>
          <w:rFonts w:asciiTheme="minorHAnsi" w:hAnsiTheme="minorHAnsi" w:cstheme="minorHAnsi"/>
          <w:spacing w:val="-2"/>
          <w:szCs w:val="24"/>
          <w:highlight w:val="yellow"/>
        </w:rPr>
        <w:t>]</w:t>
      </w:r>
    </w:p>
    <w:p w14:paraId="79DEBE9D" w14:textId="1E257629" w:rsidR="000664C9" w:rsidRPr="000664C9" w:rsidRDefault="000664C9" w:rsidP="000664C9">
      <w:pPr>
        <w:pStyle w:val="ListParagraph"/>
        <w:tabs>
          <w:tab w:val="left" w:pos="360"/>
        </w:tabs>
        <w:ind w:left="360" w:hanging="360"/>
        <w:rPr>
          <w:rFonts w:asciiTheme="minorHAnsi" w:hAnsiTheme="minorHAnsi" w:cstheme="minorHAnsi"/>
          <w:spacing w:val="-2"/>
          <w:szCs w:val="24"/>
          <w:highlight w:val="yellow"/>
        </w:rPr>
      </w:pPr>
      <w:r w:rsidRPr="000664C9">
        <w:rPr>
          <w:rFonts w:asciiTheme="minorHAnsi" w:hAnsiTheme="minorHAnsi" w:cstheme="minorHAnsi"/>
          <w:spacing w:val="-2"/>
          <w:szCs w:val="24"/>
          <w:highlight w:val="yellow"/>
        </w:rPr>
        <w:t>Phone: __________[(xxx) xxx-</w:t>
      </w:r>
      <w:proofErr w:type="spellStart"/>
      <w:r w:rsidRPr="000664C9">
        <w:rPr>
          <w:rFonts w:asciiTheme="minorHAnsi" w:hAnsiTheme="minorHAnsi" w:cstheme="minorHAnsi"/>
          <w:spacing w:val="-2"/>
          <w:szCs w:val="24"/>
          <w:highlight w:val="yellow"/>
        </w:rPr>
        <w:t>xxxx</w:t>
      </w:r>
      <w:proofErr w:type="spellEnd"/>
      <w:r w:rsidRPr="000664C9">
        <w:rPr>
          <w:rFonts w:asciiTheme="minorHAnsi" w:hAnsiTheme="minorHAnsi" w:cstheme="minorHAnsi"/>
          <w:spacing w:val="-2"/>
          <w:szCs w:val="24"/>
          <w:highlight w:val="yellow"/>
        </w:rPr>
        <w:t xml:space="preserve">] </w:t>
      </w:r>
    </w:p>
    <w:p w14:paraId="7143825F" w14:textId="6C7BF133" w:rsidR="000664C9" w:rsidRPr="000664C9" w:rsidRDefault="000664C9" w:rsidP="000664C9">
      <w:pPr>
        <w:pStyle w:val="ListParagraph"/>
        <w:tabs>
          <w:tab w:val="left" w:pos="360"/>
        </w:tabs>
        <w:ind w:left="360" w:hanging="360"/>
        <w:rPr>
          <w:rFonts w:asciiTheme="minorHAnsi" w:hAnsiTheme="minorHAnsi" w:cstheme="minorHAnsi"/>
          <w:spacing w:val="-2"/>
          <w:szCs w:val="24"/>
          <w:highlight w:val="yellow"/>
        </w:rPr>
      </w:pPr>
      <w:r w:rsidRPr="000664C9">
        <w:rPr>
          <w:rFonts w:asciiTheme="minorHAnsi" w:hAnsiTheme="minorHAnsi" w:cstheme="minorHAnsi"/>
          <w:spacing w:val="-2"/>
          <w:szCs w:val="24"/>
          <w:highlight w:val="yellow"/>
        </w:rPr>
        <w:t>Fax: __________[(xxx) xxx-</w:t>
      </w:r>
      <w:proofErr w:type="spellStart"/>
      <w:r w:rsidRPr="000664C9">
        <w:rPr>
          <w:rFonts w:asciiTheme="minorHAnsi" w:hAnsiTheme="minorHAnsi" w:cstheme="minorHAnsi"/>
          <w:spacing w:val="-2"/>
          <w:szCs w:val="24"/>
          <w:highlight w:val="yellow"/>
        </w:rPr>
        <w:t>xxxx</w:t>
      </w:r>
      <w:proofErr w:type="spellEnd"/>
      <w:r w:rsidRPr="000664C9">
        <w:rPr>
          <w:rFonts w:asciiTheme="minorHAnsi" w:hAnsiTheme="minorHAnsi" w:cstheme="minorHAnsi"/>
          <w:spacing w:val="-2"/>
          <w:szCs w:val="24"/>
          <w:highlight w:val="yellow"/>
        </w:rPr>
        <w:t>]</w:t>
      </w:r>
    </w:p>
    <w:p w14:paraId="45ED61BC" w14:textId="77777777" w:rsidR="000664C9" w:rsidRDefault="000664C9" w:rsidP="000664C9">
      <w:pPr>
        <w:pStyle w:val="ListParagraph"/>
        <w:tabs>
          <w:tab w:val="left" w:pos="360"/>
        </w:tabs>
        <w:ind w:left="360" w:hanging="360"/>
        <w:contextualSpacing w:val="0"/>
        <w:rPr>
          <w:rFonts w:asciiTheme="minorHAnsi" w:hAnsiTheme="minorHAnsi" w:cstheme="minorHAnsi"/>
          <w:spacing w:val="-2"/>
          <w:szCs w:val="24"/>
        </w:rPr>
      </w:pPr>
      <w:r w:rsidRPr="000664C9">
        <w:rPr>
          <w:rFonts w:asciiTheme="minorHAnsi" w:hAnsiTheme="minorHAnsi" w:cstheme="minorHAnsi"/>
          <w:spacing w:val="-2"/>
          <w:szCs w:val="24"/>
          <w:highlight w:val="yellow"/>
        </w:rPr>
        <w:t>Email:</w:t>
      </w:r>
      <w:r>
        <w:rPr>
          <w:rFonts w:asciiTheme="minorHAnsi" w:hAnsiTheme="minorHAnsi" w:cstheme="minorHAnsi"/>
          <w:spacing w:val="-2"/>
          <w:szCs w:val="24"/>
          <w:highlight w:val="yellow"/>
        </w:rPr>
        <w:t xml:space="preserve"> __________[</w:t>
      </w:r>
      <w:r w:rsidRPr="009622B1">
        <w:rPr>
          <w:rFonts w:asciiTheme="minorHAnsi" w:hAnsiTheme="minorHAnsi" w:cstheme="minorHAnsi"/>
          <w:spacing w:val="-2"/>
          <w:szCs w:val="24"/>
          <w:highlight w:val="yellow"/>
        </w:rPr>
        <w:t>anyname@oregon.</w:t>
      </w:r>
      <w:r w:rsidRPr="005E0010">
        <w:rPr>
          <w:rFonts w:asciiTheme="minorHAnsi" w:hAnsiTheme="minorHAnsi" w:cstheme="minorHAnsi"/>
          <w:spacing w:val="-2"/>
          <w:szCs w:val="24"/>
          <w:highlight w:val="yellow"/>
        </w:rPr>
        <w:t>gov</w:t>
      </w:r>
      <w:r w:rsidRPr="007A6DAB">
        <w:rPr>
          <w:rFonts w:asciiTheme="minorHAnsi" w:hAnsiTheme="minorHAnsi" w:cstheme="minorHAnsi"/>
          <w:spacing w:val="-2"/>
          <w:szCs w:val="24"/>
          <w:highlight w:val="yellow"/>
        </w:rPr>
        <w:t>]</w:t>
      </w:r>
    </w:p>
    <w:p w14:paraId="44D94D7E" w14:textId="3ECB4070" w:rsidR="00A114A9" w:rsidRPr="00306B3B" w:rsidRDefault="00A114A9" w:rsidP="008E4B5F">
      <w:pPr>
        <w:pStyle w:val="ListParagraph"/>
        <w:tabs>
          <w:tab w:val="left" w:pos="360"/>
        </w:tabs>
        <w:ind w:left="360" w:hanging="360"/>
        <w:contextualSpacing w:val="0"/>
      </w:pPr>
    </w:p>
    <w:p w14:paraId="66590530" w14:textId="0211829C" w:rsidR="00D90F98" w:rsidRPr="007D6497" w:rsidRDefault="00FF23EE"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602376">
        <w:rPr>
          <w:rFonts w:asciiTheme="minorHAnsi" w:hAnsiTheme="minorHAnsi" w:cstheme="minorHAnsi"/>
          <w:b/>
          <w:szCs w:val="24"/>
        </w:rPr>
        <w:t>Intended</w:t>
      </w:r>
      <w:r w:rsidR="00D90F98" w:rsidRPr="00602376">
        <w:rPr>
          <w:rFonts w:asciiTheme="minorHAnsi" w:hAnsiTheme="minorHAnsi" w:cstheme="minorHAnsi"/>
          <w:b/>
          <w:szCs w:val="24"/>
        </w:rPr>
        <w:t xml:space="preserve"> Beneficiaries</w:t>
      </w:r>
      <w:r w:rsidR="00D90F98" w:rsidRPr="007D6497">
        <w:rPr>
          <w:rFonts w:asciiTheme="minorHAnsi" w:hAnsiTheme="minorHAnsi" w:cstheme="minorHAnsi"/>
          <w:b/>
          <w:szCs w:val="24"/>
        </w:rPr>
        <w:t xml:space="preserve">. </w:t>
      </w:r>
      <w:r w:rsidR="00F7199E" w:rsidRPr="00782AA7">
        <w:rPr>
          <w:rFonts w:asciiTheme="minorHAnsi" w:hAnsiTheme="minorHAnsi" w:cstheme="minorHAnsi"/>
          <w:bCs/>
          <w:szCs w:val="24"/>
        </w:rPr>
        <w:t xml:space="preserve">Agency and </w:t>
      </w:r>
      <w:r w:rsidR="00D90F98" w:rsidRPr="00782AA7">
        <w:rPr>
          <w:rFonts w:asciiTheme="minorHAnsi" w:hAnsiTheme="minorHAnsi" w:cstheme="minorHAnsi"/>
          <w:bCs/>
          <w:szCs w:val="24"/>
        </w:rPr>
        <w:t xml:space="preserve">Contractor are the only parties to this Contract and are the only parties entitled to enforce </w:t>
      </w:r>
      <w:r w:rsidR="00450780" w:rsidRPr="00782AA7">
        <w:rPr>
          <w:rFonts w:asciiTheme="minorHAnsi" w:hAnsiTheme="minorHAnsi" w:cstheme="minorHAnsi"/>
          <w:bCs/>
          <w:szCs w:val="24"/>
        </w:rPr>
        <w:t>its</w:t>
      </w:r>
      <w:r w:rsidR="00D90F98" w:rsidRPr="00782AA7">
        <w:rPr>
          <w:rFonts w:asciiTheme="minorHAnsi" w:hAnsiTheme="minorHAnsi" w:cstheme="minorHAnsi"/>
          <w:bCs/>
          <w:szCs w:val="24"/>
        </w:rPr>
        <w:t xml:space="preserve"> terms. Nothing in this Contract gives, is intended to give, or may be construed to give or provide any benefit or right not held by or made generally available to the public, </w:t>
      </w:r>
      <w:r w:rsidR="00D90F98" w:rsidRPr="00782AA7">
        <w:rPr>
          <w:rFonts w:asciiTheme="minorHAnsi" w:hAnsiTheme="minorHAnsi" w:cstheme="minorHAnsi"/>
          <w:bCs/>
          <w:szCs w:val="24"/>
        </w:rPr>
        <w:lastRenderedPageBreak/>
        <w:t xml:space="preserve">whether directly, indirectly or otherwise, to third persons unless such third persons are individually identified by name </w:t>
      </w:r>
      <w:r w:rsidR="001B25D8" w:rsidRPr="00782AA7">
        <w:rPr>
          <w:rFonts w:asciiTheme="minorHAnsi" w:hAnsiTheme="minorHAnsi" w:cstheme="minorHAnsi"/>
          <w:bCs/>
          <w:szCs w:val="24"/>
        </w:rPr>
        <w:t xml:space="preserve">in this Contract </w:t>
      </w:r>
      <w:r w:rsidR="00D90F98" w:rsidRPr="00782AA7">
        <w:rPr>
          <w:rFonts w:asciiTheme="minorHAnsi" w:hAnsiTheme="minorHAnsi" w:cstheme="minorHAnsi"/>
          <w:bCs/>
          <w:szCs w:val="24"/>
        </w:rPr>
        <w:t>and expressly described as intended beneficiaries of the terms of this Contract.</w:t>
      </w:r>
      <w:r w:rsidR="00162A01" w:rsidRPr="007D6497">
        <w:rPr>
          <w:rFonts w:asciiTheme="minorHAnsi" w:hAnsiTheme="minorHAnsi" w:cstheme="minorHAnsi"/>
          <w:b/>
          <w:szCs w:val="24"/>
        </w:rPr>
        <w:t xml:space="preserve"> </w:t>
      </w:r>
    </w:p>
    <w:p w14:paraId="0028F203" w14:textId="1D708F85" w:rsidR="00D90F98" w:rsidRPr="002D56C3" w:rsidRDefault="00D90F98"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602376">
        <w:rPr>
          <w:rFonts w:asciiTheme="minorHAnsi" w:hAnsiTheme="minorHAnsi" w:cstheme="minorHAnsi"/>
          <w:b/>
          <w:szCs w:val="24"/>
        </w:rPr>
        <w:t>Severability</w:t>
      </w:r>
      <w:r w:rsidRPr="002D56C3">
        <w:rPr>
          <w:rFonts w:asciiTheme="minorHAnsi" w:hAnsiTheme="minorHAnsi" w:cstheme="minorHAnsi"/>
          <w:b/>
          <w:szCs w:val="24"/>
        </w:rPr>
        <w:t xml:space="preserve">. </w:t>
      </w:r>
      <w:r w:rsidR="00654B9A" w:rsidRPr="00782AA7">
        <w:rPr>
          <w:rFonts w:asciiTheme="minorHAnsi" w:hAnsiTheme="minorHAnsi" w:cstheme="minorHAnsi"/>
          <w:bCs/>
          <w:szCs w:val="24"/>
        </w:rPr>
        <w:t>I</w:t>
      </w:r>
      <w:r w:rsidRPr="00782AA7">
        <w:rPr>
          <w:rFonts w:asciiTheme="minorHAnsi" w:hAnsiTheme="minorHAnsi" w:cstheme="minorHAnsi"/>
          <w:bCs/>
          <w:szCs w:val="24"/>
        </w:rPr>
        <w:t>f any term or provision of this Contract is declared by a court of competent jurisdiction to be illegal or otherwise invalid, the validity of the remaining terms and provisions will not be affected, and the rights and obligations of the parties will be construed and enforced as if the Contract did not contain the particular term or provision held to be invalid.</w:t>
      </w:r>
    </w:p>
    <w:p w14:paraId="6208EA2C" w14:textId="77777777" w:rsidR="00D90F98" w:rsidRPr="00782AA7" w:rsidRDefault="00D90F98" w:rsidP="007D6497">
      <w:pPr>
        <w:pStyle w:val="ListParagraph"/>
        <w:numPr>
          <w:ilvl w:val="0"/>
          <w:numId w:val="5"/>
        </w:numPr>
        <w:tabs>
          <w:tab w:val="left" w:pos="360"/>
        </w:tabs>
        <w:ind w:left="0" w:firstLine="0"/>
        <w:contextualSpacing w:val="0"/>
        <w:rPr>
          <w:rFonts w:asciiTheme="minorHAnsi" w:hAnsiTheme="minorHAnsi" w:cstheme="minorHAnsi"/>
          <w:bCs/>
          <w:szCs w:val="24"/>
        </w:rPr>
      </w:pPr>
      <w:r w:rsidRPr="00602376">
        <w:rPr>
          <w:rFonts w:asciiTheme="minorHAnsi" w:hAnsiTheme="minorHAnsi" w:cstheme="minorHAnsi"/>
          <w:b/>
          <w:szCs w:val="24"/>
        </w:rPr>
        <w:t>Counterparts</w:t>
      </w:r>
      <w:r w:rsidRPr="002D56C3">
        <w:rPr>
          <w:rFonts w:asciiTheme="minorHAnsi" w:hAnsiTheme="minorHAnsi" w:cstheme="minorHAnsi"/>
          <w:b/>
          <w:szCs w:val="24"/>
        </w:rPr>
        <w:t xml:space="preserve">. </w:t>
      </w:r>
      <w:r w:rsidRPr="00782AA7">
        <w:rPr>
          <w:rFonts w:asciiTheme="minorHAnsi" w:hAnsiTheme="minorHAnsi" w:cstheme="minorHAnsi"/>
          <w:bCs/>
          <w:szCs w:val="24"/>
        </w:rPr>
        <w:t>This Contract may be executed in several counterparts, all of which when taken together constitute one agreement binding on all parties, notwithstanding that all parties are not signatories to the same counterpart. Each copy of the Contract so executed constitutes an original.</w:t>
      </w:r>
    </w:p>
    <w:p w14:paraId="0B0C95D8" w14:textId="6570C903" w:rsidR="001F4220" w:rsidRPr="00782AA7" w:rsidRDefault="001F4220" w:rsidP="007D6497">
      <w:pPr>
        <w:pStyle w:val="ListParagraph"/>
        <w:numPr>
          <w:ilvl w:val="0"/>
          <w:numId w:val="5"/>
        </w:numPr>
        <w:tabs>
          <w:tab w:val="left" w:pos="360"/>
        </w:tabs>
        <w:ind w:left="0" w:firstLine="0"/>
        <w:contextualSpacing w:val="0"/>
        <w:rPr>
          <w:rFonts w:asciiTheme="minorHAnsi" w:hAnsiTheme="minorHAnsi" w:cstheme="minorHAnsi"/>
          <w:bCs/>
          <w:szCs w:val="24"/>
        </w:rPr>
      </w:pPr>
      <w:r w:rsidRPr="00380580">
        <w:rPr>
          <w:rFonts w:asciiTheme="minorHAnsi" w:hAnsiTheme="minorHAnsi" w:cstheme="minorHAnsi"/>
          <w:b/>
          <w:szCs w:val="24"/>
        </w:rPr>
        <w:t>Export Compliance.</w:t>
      </w:r>
      <w:r w:rsidR="00162A01">
        <w:rPr>
          <w:rFonts w:asciiTheme="minorHAnsi" w:hAnsiTheme="minorHAnsi" w:cstheme="minorHAnsi"/>
          <w:b/>
          <w:szCs w:val="24"/>
        </w:rPr>
        <w:t xml:space="preserve"> </w:t>
      </w:r>
      <w:r w:rsidRPr="00782AA7">
        <w:rPr>
          <w:rFonts w:asciiTheme="minorHAnsi" w:hAnsiTheme="minorHAnsi" w:cstheme="minorHAnsi"/>
          <w:bCs/>
          <w:szCs w:val="24"/>
        </w:rPr>
        <w:t>Agency acknowledges that in various countries, laws and regulations governing the export of computer products and technology may prohibit use, sale or re-export of such products or technology if Agency</w:t>
      </w:r>
      <w:r w:rsidR="00162A01" w:rsidRPr="00782AA7">
        <w:rPr>
          <w:rFonts w:asciiTheme="minorHAnsi" w:hAnsiTheme="minorHAnsi" w:cstheme="minorHAnsi"/>
          <w:bCs/>
          <w:szCs w:val="24"/>
        </w:rPr>
        <w:t xml:space="preserve"> </w:t>
      </w:r>
      <w:r w:rsidRPr="00782AA7">
        <w:rPr>
          <w:rFonts w:asciiTheme="minorHAnsi" w:hAnsiTheme="minorHAnsi" w:cstheme="minorHAnsi"/>
          <w:bCs/>
          <w:szCs w:val="24"/>
        </w:rPr>
        <w:t>knows or has reason to know that such products and technology are for use in connection with the design, development, production, stock piling or use of nuclear, chemical or biological weapons or missiles, and in some countries (e.g., China) for certain conventional military end-uses.</w:t>
      </w:r>
      <w:r w:rsidR="00162A01" w:rsidRPr="00782AA7">
        <w:rPr>
          <w:rFonts w:asciiTheme="minorHAnsi" w:hAnsiTheme="minorHAnsi" w:cstheme="minorHAnsi"/>
          <w:bCs/>
          <w:szCs w:val="24"/>
        </w:rPr>
        <w:t xml:space="preserve"> </w:t>
      </w:r>
      <w:r w:rsidRPr="00782AA7">
        <w:rPr>
          <w:rFonts w:asciiTheme="minorHAnsi" w:hAnsiTheme="minorHAnsi" w:cstheme="minorHAnsi"/>
          <w:bCs/>
          <w:szCs w:val="24"/>
        </w:rPr>
        <w:t>If Agency sells or transfers to another person or entity title in or right to use any part of products or other materials supplied by Contractor, Agency will ensure that all applicable export restrictions of the nature described in this section are observed.</w:t>
      </w:r>
    </w:p>
    <w:p w14:paraId="10215CC0" w14:textId="6C1664BA" w:rsidR="00AD4BAA" w:rsidRPr="00782AA7" w:rsidRDefault="00162A01" w:rsidP="007D6497">
      <w:pPr>
        <w:pStyle w:val="ListParagraph"/>
        <w:numPr>
          <w:ilvl w:val="0"/>
          <w:numId w:val="5"/>
        </w:numPr>
        <w:tabs>
          <w:tab w:val="left" w:pos="360"/>
        </w:tabs>
        <w:ind w:left="0" w:firstLine="0"/>
        <w:contextualSpacing w:val="0"/>
        <w:rPr>
          <w:rFonts w:asciiTheme="minorHAnsi" w:hAnsiTheme="minorHAnsi" w:cstheme="minorHAnsi"/>
          <w:bCs/>
          <w:szCs w:val="24"/>
        </w:rPr>
      </w:pPr>
      <w:r>
        <w:rPr>
          <w:rFonts w:asciiTheme="minorHAnsi" w:hAnsiTheme="minorHAnsi" w:cstheme="minorHAnsi"/>
          <w:b/>
          <w:szCs w:val="24"/>
        </w:rPr>
        <w:t xml:space="preserve"> </w:t>
      </w:r>
      <w:bookmarkStart w:id="33" w:name="_Hlk147237363"/>
      <w:r w:rsidR="00AD4BAA" w:rsidRPr="00602376">
        <w:rPr>
          <w:rFonts w:asciiTheme="minorHAnsi" w:hAnsiTheme="minorHAnsi" w:cstheme="minorHAnsi"/>
          <w:b/>
          <w:szCs w:val="24"/>
        </w:rPr>
        <w:t>Merger Clause; Waiver</w:t>
      </w:r>
      <w:r w:rsidR="00AD4BAA" w:rsidRPr="002D56C3">
        <w:rPr>
          <w:rFonts w:asciiTheme="minorHAnsi" w:hAnsiTheme="minorHAnsi" w:cstheme="minorHAnsi"/>
          <w:b/>
          <w:szCs w:val="24"/>
        </w:rPr>
        <w:t xml:space="preserve">. </w:t>
      </w:r>
      <w:r w:rsidR="00AD4BAA" w:rsidRPr="00782AA7">
        <w:rPr>
          <w:rFonts w:asciiTheme="minorHAnsi" w:hAnsiTheme="minorHAnsi" w:cstheme="minorHAnsi"/>
          <w:bCs/>
          <w:szCs w:val="24"/>
        </w:rPr>
        <w:t>This Contract</w:t>
      </w:r>
      <w:r w:rsidR="00A12AD6" w:rsidRPr="00782AA7">
        <w:rPr>
          <w:rFonts w:asciiTheme="minorHAnsi" w:hAnsiTheme="minorHAnsi" w:cstheme="minorHAnsi"/>
          <w:bCs/>
          <w:szCs w:val="24"/>
        </w:rPr>
        <w:t xml:space="preserve"> inclusive of </w:t>
      </w:r>
      <w:r w:rsidR="00E227EE" w:rsidRPr="00782AA7">
        <w:rPr>
          <w:rFonts w:asciiTheme="minorHAnsi" w:hAnsiTheme="minorHAnsi" w:cstheme="minorHAnsi"/>
          <w:bCs/>
          <w:szCs w:val="24"/>
        </w:rPr>
        <w:t xml:space="preserve">its </w:t>
      </w:r>
      <w:r w:rsidR="00AD4BAA" w:rsidRPr="00782AA7">
        <w:rPr>
          <w:rFonts w:asciiTheme="minorHAnsi" w:hAnsiTheme="minorHAnsi" w:cstheme="minorHAnsi"/>
          <w:bCs/>
          <w:szCs w:val="24"/>
        </w:rPr>
        <w:t>attach</w:t>
      </w:r>
      <w:r w:rsidR="00E227EE" w:rsidRPr="00782AA7">
        <w:rPr>
          <w:rFonts w:asciiTheme="minorHAnsi" w:hAnsiTheme="minorHAnsi" w:cstheme="minorHAnsi"/>
          <w:bCs/>
          <w:szCs w:val="24"/>
        </w:rPr>
        <w:t>ments and</w:t>
      </w:r>
      <w:r w:rsidR="00AD4BAA" w:rsidRPr="00782AA7">
        <w:rPr>
          <w:rFonts w:asciiTheme="minorHAnsi" w:hAnsiTheme="minorHAnsi" w:cstheme="minorHAnsi"/>
          <w:bCs/>
          <w:szCs w:val="24"/>
        </w:rPr>
        <w:t xml:space="preserve"> exhibits</w:t>
      </w:r>
      <w:r w:rsidR="00A12AD6" w:rsidRPr="00782AA7">
        <w:rPr>
          <w:rFonts w:asciiTheme="minorHAnsi" w:hAnsiTheme="minorHAnsi" w:cstheme="minorHAnsi"/>
          <w:bCs/>
          <w:szCs w:val="24"/>
        </w:rPr>
        <w:t>,</w:t>
      </w:r>
      <w:r w:rsidR="00AD4BAA" w:rsidRPr="00782AA7">
        <w:rPr>
          <w:rFonts w:asciiTheme="minorHAnsi" w:hAnsiTheme="minorHAnsi" w:cstheme="minorHAnsi"/>
          <w:bCs/>
          <w:szCs w:val="24"/>
        </w:rPr>
        <w:t xml:space="preserve"> constitute</w:t>
      </w:r>
      <w:r w:rsidR="00A12AD6" w:rsidRPr="00782AA7">
        <w:rPr>
          <w:rFonts w:asciiTheme="minorHAnsi" w:hAnsiTheme="minorHAnsi" w:cstheme="minorHAnsi"/>
          <w:bCs/>
          <w:szCs w:val="24"/>
        </w:rPr>
        <w:t>s</w:t>
      </w:r>
      <w:r w:rsidR="00AD4BAA" w:rsidRPr="00782AA7">
        <w:rPr>
          <w:rFonts w:asciiTheme="minorHAnsi" w:hAnsiTheme="minorHAnsi" w:cstheme="minorHAnsi"/>
          <w:bCs/>
          <w:szCs w:val="24"/>
        </w:rPr>
        <w:t xml:space="preserve"> the entire agreement between the parties on the subject matter hereof. There are no understandings, agreements, or representations, oral or written, not specified herein regarding this Contract. No waiver, consent, modification or change of terms of this Contract will bind the parties unless in writing and signed by both parties and all necessary State</w:t>
      </w:r>
      <w:r w:rsidR="00D170A3" w:rsidRPr="00782AA7">
        <w:rPr>
          <w:rFonts w:asciiTheme="minorHAnsi" w:hAnsiTheme="minorHAnsi" w:cstheme="minorHAnsi"/>
          <w:bCs/>
          <w:szCs w:val="24"/>
        </w:rPr>
        <w:t xml:space="preserve"> of Oregon</w:t>
      </w:r>
      <w:r w:rsidR="00AD4BAA" w:rsidRPr="00782AA7">
        <w:rPr>
          <w:rFonts w:asciiTheme="minorHAnsi" w:hAnsiTheme="minorHAnsi" w:cstheme="minorHAnsi"/>
          <w:bCs/>
          <w:szCs w:val="24"/>
        </w:rPr>
        <w:t xml:space="preserve"> approvals have been obtained. Such waiver, consent, modification or change, if made, will be effective only in the specific instance and for the specific purpose given. The failure of Agency to enforce any provision of this Contract in one instance will not constitute a waiver by Agency of its right to enforce that or any other provision.</w:t>
      </w:r>
    </w:p>
    <w:bookmarkEnd w:id="33"/>
    <w:p w14:paraId="0FBAF937" w14:textId="6B5B12C0" w:rsidR="00AD4BAA" w:rsidRPr="002D56C3" w:rsidRDefault="00842B94" w:rsidP="007D6497">
      <w:pPr>
        <w:pStyle w:val="ListParagraph"/>
        <w:numPr>
          <w:ilvl w:val="0"/>
          <w:numId w:val="5"/>
        </w:numPr>
        <w:tabs>
          <w:tab w:val="left" w:pos="360"/>
        </w:tabs>
        <w:ind w:left="0" w:firstLine="0"/>
        <w:contextualSpacing w:val="0"/>
        <w:rPr>
          <w:rFonts w:asciiTheme="minorHAnsi" w:hAnsiTheme="minorHAnsi" w:cstheme="minorHAnsi"/>
          <w:b/>
          <w:szCs w:val="24"/>
        </w:rPr>
      </w:pPr>
      <w:r w:rsidRPr="00380580">
        <w:rPr>
          <w:rFonts w:asciiTheme="minorHAnsi" w:hAnsiTheme="minorHAnsi" w:cstheme="minorHAnsi"/>
          <w:b/>
          <w:szCs w:val="24"/>
        </w:rPr>
        <w:t>Ce</w:t>
      </w:r>
      <w:r w:rsidR="00D90F98" w:rsidRPr="00782AA7">
        <w:rPr>
          <w:rFonts w:asciiTheme="minorHAnsi" w:hAnsiTheme="minorHAnsi" w:cstheme="minorHAnsi"/>
          <w:b/>
          <w:szCs w:val="24"/>
        </w:rPr>
        <w:t>rtifications</w:t>
      </w:r>
      <w:r w:rsidR="00D90F98" w:rsidRPr="002D56C3">
        <w:rPr>
          <w:rFonts w:asciiTheme="minorHAnsi" w:hAnsiTheme="minorHAnsi" w:cstheme="minorHAnsi"/>
          <w:b/>
          <w:szCs w:val="24"/>
        </w:rPr>
        <w:t>.</w:t>
      </w:r>
      <w:r w:rsidR="00162A01" w:rsidRPr="002D56C3">
        <w:rPr>
          <w:rFonts w:asciiTheme="minorHAnsi" w:hAnsiTheme="minorHAnsi" w:cstheme="minorHAnsi"/>
          <w:b/>
          <w:szCs w:val="24"/>
        </w:rPr>
        <w:t xml:space="preserve"> </w:t>
      </w:r>
      <w:r w:rsidR="00D90F98" w:rsidRPr="00782AA7">
        <w:rPr>
          <w:rFonts w:asciiTheme="minorHAnsi" w:hAnsiTheme="minorHAnsi" w:cstheme="minorHAnsi"/>
          <w:bCs/>
          <w:szCs w:val="24"/>
        </w:rPr>
        <w:t>The individual signing on behalf of Contractor hereby</w:t>
      </w:r>
      <w:r w:rsidR="00AD4BAA" w:rsidRPr="00782AA7">
        <w:rPr>
          <w:rFonts w:asciiTheme="minorHAnsi" w:hAnsiTheme="minorHAnsi" w:cstheme="minorHAnsi"/>
          <w:bCs/>
          <w:szCs w:val="24"/>
        </w:rPr>
        <w:t xml:space="preserve"> c</w:t>
      </w:r>
      <w:r w:rsidR="00D90F98" w:rsidRPr="00782AA7">
        <w:rPr>
          <w:rFonts w:asciiTheme="minorHAnsi" w:hAnsiTheme="minorHAnsi" w:cstheme="minorHAnsi"/>
          <w:bCs/>
          <w:szCs w:val="24"/>
        </w:rPr>
        <w:t>ertifies and swears under penalty of perjury that:</w:t>
      </w:r>
      <w:r w:rsidR="00162A01" w:rsidRPr="002D56C3">
        <w:rPr>
          <w:rFonts w:asciiTheme="minorHAnsi" w:hAnsiTheme="minorHAnsi" w:cstheme="minorHAnsi"/>
          <w:b/>
          <w:szCs w:val="24"/>
        </w:rPr>
        <w:t xml:space="preserve"> </w:t>
      </w:r>
    </w:p>
    <w:p w14:paraId="6866CB24" w14:textId="5110C0E8" w:rsidR="00AD4BAA" w:rsidRPr="00380580" w:rsidRDefault="00D90F98"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380580">
        <w:rPr>
          <w:rFonts w:asciiTheme="minorHAnsi" w:hAnsiTheme="minorHAnsi" w:cstheme="minorHAnsi"/>
          <w:szCs w:val="24"/>
        </w:rPr>
        <w:t xml:space="preserve">Contractor is not subject to backup withholding because (i) Contractor is exempt from backup withholding, (ii) Contractor has not been notified by the IRS that Contractor is subject to backup </w:t>
      </w:r>
      <w:r w:rsidRPr="00782AA7">
        <w:rPr>
          <w:rFonts w:asciiTheme="minorHAnsi" w:hAnsiTheme="minorHAnsi" w:cstheme="minorHAnsi"/>
          <w:szCs w:val="24"/>
        </w:rPr>
        <w:t>withholding</w:t>
      </w:r>
      <w:r w:rsidRPr="00380580">
        <w:rPr>
          <w:rFonts w:asciiTheme="minorHAnsi" w:hAnsiTheme="minorHAnsi" w:cstheme="minorHAnsi"/>
          <w:szCs w:val="24"/>
        </w:rPr>
        <w:t xml:space="preserve"> as a result of a failure to report all interest or dividends, or (iii) the IRS has notified Contractor that Contractor is no longer subject to backup withholding</w:t>
      </w:r>
      <w:r w:rsidR="00BC22EF">
        <w:rPr>
          <w:rFonts w:asciiTheme="minorHAnsi" w:hAnsiTheme="minorHAnsi" w:cstheme="minorHAnsi"/>
          <w:szCs w:val="24"/>
        </w:rPr>
        <w:t>.</w:t>
      </w:r>
    </w:p>
    <w:p w14:paraId="4A452323" w14:textId="10CB49DA" w:rsidR="00AD4BAA" w:rsidRPr="00380580" w:rsidRDefault="00D90F98"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380580">
        <w:rPr>
          <w:rFonts w:asciiTheme="minorHAnsi" w:hAnsiTheme="minorHAnsi" w:cstheme="minorHAnsi"/>
          <w:szCs w:val="24"/>
        </w:rPr>
        <w:t xml:space="preserve">Contractor is not in violation of any Oregon tax laws and that for a period of no fewer than six calendar years preceding the Effective Date of this Contract, Contractor faithfully has complied with: </w:t>
      </w:r>
      <w:r w:rsidR="00C22F94">
        <w:rPr>
          <w:rFonts w:asciiTheme="minorHAnsi" w:hAnsiTheme="minorHAnsi" w:cstheme="minorHAnsi"/>
          <w:szCs w:val="24"/>
        </w:rPr>
        <w:t>(i)</w:t>
      </w:r>
      <w:r w:rsidR="000B38AC">
        <w:rPr>
          <w:rFonts w:asciiTheme="minorHAnsi" w:hAnsiTheme="minorHAnsi" w:cstheme="minorHAnsi"/>
          <w:szCs w:val="24"/>
        </w:rPr>
        <w:t xml:space="preserve"> any state taxes administered by the Oregon Department of Revenue (DOR) under the tax laws of this state and local taxes administered by DOR under ORS305.620 and </w:t>
      </w:r>
      <w:r w:rsidRPr="00380580">
        <w:rPr>
          <w:rFonts w:asciiTheme="minorHAnsi" w:hAnsiTheme="minorHAnsi" w:cstheme="minorHAnsi"/>
          <w:szCs w:val="24"/>
        </w:rPr>
        <w:t>(i</w:t>
      </w:r>
      <w:r w:rsidR="00C22F94">
        <w:rPr>
          <w:rFonts w:asciiTheme="minorHAnsi" w:hAnsiTheme="minorHAnsi" w:cstheme="minorHAnsi"/>
          <w:szCs w:val="24"/>
        </w:rPr>
        <w:t>i</w:t>
      </w:r>
      <w:r w:rsidRPr="00380580">
        <w:rPr>
          <w:rFonts w:asciiTheme="minorHAnsi" w:hAnsiTheme="minorHAnsi" w:cstheme="minorHAnsi"/>
          <w:szCs w:val="24"/>
        </w:rPr>
        <w:t>)</w:t>
      </w:r>
      <w:r w:rsidR="00162A01">
        <w:rPr>
          <w:rFonts w:asciiTheme="minorHAnsi" w:hAnsiTheme="minorHAnsi" w:cstheme="minorHAnsi"/>
          <w:szCs w:val="24"/>
        </w:rPr>
        <w:t xml:space="preserve"> </w:t>
      </w:r>
      <w:r w:rsidRPr="00380580">
        <w:rPr>
          <w:rFonts w:asciiTheme="minorHAnsi" w:hAnsiTheme="minorHAnsi" w:cstheme="minorHAnsi"/>
          <w:szCs w:val="24"/>
        </w:rPr>
        <w:t>any tax provisions imposed by a political subdivision of this state that applied to Contractor, to Contractor’s property, operations, receipts, or income, or to Contractor’s performance of or compensation for any work performed by Contractor; (iii)</w:t>
      </w:r>
      <w:r w:rsidR="00162A01">
        <w:rPr>
          <w:rFonts w:asciiTheme="minorHAnsi" w:hAnsiTheme="minorHAnsi" w:cstheme="minorHAnsi"/>
          <w:szCs w:val="24"/>
        </w:rPr>
        <w:t xml:space="preserve"> </w:t>
      </w:r>
      <w:r w:rsidRPr="00380580">
        <w:rPr>
          <w:rFonts w:asciiTheme="minorHAnsi" w:hAnsiTheme="minorHAnsi" w:cstheme="minorHAnsi"/>
          <w:szCs w:val="24"/>
        </w:rPr>
        <w:t xml:space="preserve">any tax provisions imposed by a political subdivision of this state that applied to Contractor, or to goods, services, or property, whether tangible or intangible, provided by Contractor; </w:t>
      </w:r>
      <w:r w:rsidRPr="00380580">
        <w:rPr>
          <w:rFonts w:asciiTheme="minorHAnsi" w:hAnsiTheme="minorHAnsi" w:cstheme="minorHAnsi"/>
          <w:szCs w:val="24"/>
        </w:rPr>
        <w:lastRenderedPageBreak/>
        <w:t>and</w:t>
      </w:r>
      <w:r w:rsidR="00162A01">
        <w:rPr>
          <w:rFonts w:asciiTheme="minorHAnsi" w:hAnsiTheme="minorHAnsi" w:cstheme="minorHAnsi"/>
          <w:szCs w:val="24"/>
        </w:rPr>
        <w:t xml:space="preserve"> </w:t>
      </w:r>
      <w:r w:rsidRPr="00380580">
        <w:rPr>
          <w:rFonts w:asciiTheme="minorHAnsi" w:hAnsiTheme="minorHAnsi" w:cstheme="minorHAnsi"/>
          <w:szCs w:val="24"/>
        </w:rPr>
        <w:t>(iv)</w:t>
      </w:r>
      <w:r w:rsidR="00162A01">
        <w:rPr>
          <w:rFonts w:asciiTheme="minorHAnsi" w:hAnsiTheme="minorHAnsi" w:cstheme="minorHAnsi"/>
          <w:szCs w:val="24"/>
        </w:rPr>
        <w:t xml:space="preserve"> </w:t>
      </w:r>
      <w:r w:rsidRPr="00380580">
        <w:rPr>
          <w:rFonts w:asciiTheme="minorHAnsi" w:hAnsiTheme="minorHAnsi" w:cstheme="minorHAnsi"/>
          <w:szCs w:val="24"/>
        </w:rPr>
        <w:t>any rules, regulations, charter provisions, or ordinances that implemented or enforced any of the foregoing tax laws or provisions</w:t>
      </w:r>
      <w:r w:rsidR="00A974B2">
        <w:rPr>
          <w:rFonts w:asciiTheme="minorHAnsi" w:hAnsiTheme="minorHAnsi" w:cstheme="minorHAnsi"/>
          <w:szCs w:val="24"/>
        </w:rPr>
        <w:t>.</w:t>
      </w:r>
      <w:r w:rsidR="002736FD" w:rsidRPr="00380580">
        <w:rPr>
          <w:rFonts w:asciiTheme="minorHAnsi" w:hAnsiTheme="minorHAnsi" w:cstheme="minorHAnsi"/>
          <w:szCs w:val="24"/>
        </w:rPr>
        <w:t xml:space="preserve"> </w:t>
      </w:r>
    </w:p>
    <w:p w14:paraId="7C2792D9" w14:textId="18F3C8B0" w:rsidR="00D90F98" w:rsidRPr="00380580" w:rsidRDefault="00A974B2" w:rsidP="007D6497">
      <w:pPr>
        <w:pStyle w:val="ListParagraph"/>
        <w:numPr>
          <w:ilvl w:val="1"/>
          <w:numId w:val="5"/>
        </w:numPr>
        <w:tabs>
          <w:tab w:val="left" w:pos="360"/>
        </w:tabs>
        <w:ind w:left="0" w:firstLine="0"/>
        <w:contextualSpacing w:val="0"/>
        <w:rPr>
          <w:rFonts w:asciiTheme="minorHAnsi" w:hAnsiTheme="minorHAnsi" w:cstheme="minorHAnsi"/>
          <w:szCs w:val="24"/>
        </w:rPr>
      </w:pPr>
      <w:r>
        <w:rPr>
          <w:rFonts w:asciiTheme="minorHAnsi" w:hAnsiTheme="minorHAnsi" w:cstheme="minorHAnsi"/>
          <w:szCs w:val="24"/>
        </w:rPr>
        <w:t>T</w:t>
      </w:r>
      <w:r w:rsidR="00D90F98" w:rsidRPr="00380580">
        <w:rPr>
          <w:rFonts w:asciiTheme="minorHAnsi" w:hAnsiTheme="minorHAnsi" w:cstheme="minorHAnsi"/>
          <w:szCs w:val="24"/>
        </w:rPr>
        <w:t>he supplied Contractor tax identification numbers are true and accurate</w:t>
      </w:r>
      <w:r>
        <w:rPr>
          <w:rFonts w:asciiTheme="minorHAnsi" w:hAnsiTheme="minorHAnsi" w:cstheme="minorHAnsi"/>
          <w:szCs w:val="24"/>
        </w:rPr>
        <w:t>.</w:t>
      </w:r>
    </w:p>
    <w:p w14:paraId="1BB72AD6" w14:textId="16EE81CB" w:rsidR="00AD4BAA" w:rsidRPr="00380580" w:rsidRDefault="00D90F98"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380580">
        <w:rPr>
          <w:rFonts w:asciiTheme="minorHAnsi" w:hAnsiTheme="minorHAnsi" w:cstheme="minorHAnsi"/>
          <w:szCs w:val="24"/>
        </w:rPr>
        <w:t xml:space="preserve">Contractor has not discriminated against any </w:t>
      </w:r>
      <w:r w:rsidRPr="002D56C3">
        <w:rPr>
          <w:rFonts w:asciiTheme="minorHAnsi" w:hAnsiTheme="minorHAnsi" w:cstheme="minorHAnsi"/>
          <w:szCs w:val="24"/>
        </w:rPr>
        <w:t xml:space="preserve">disadvantaged business enterprise, minority-owned </w:t>
      </w:r>
      <w:r w:rsidRPr="0054279E">
        <w:rPr>
          <w:rFonts w:asciiTheme="minorHAnsi" w:hAnsiTheme="minorHAnsi" w:cstheme="minorHAnsi"/>
          <w:szCs w:val="24"/>
        </w:rPr>
        <w:t>business, woman-owned business, business that service-disabled veteran own</w:t>
      </w:r>
      <w:r w:rsidR="0025771C" w:rsidRPr="0054279E">
        <w:rPr>
          <w:rFonts w:asciiTheme="minorHAnsi" w:hAnsiTheme="minorHAnsi" w:cstheme="minorHAnsi"/>
          <w:szCs w:val="24"/>
        </w:rPr>
        <w:t>s</w:t>
      </w:r>
      <w:r w:rsidRPr="0054279E">
        <w:rPr>
          <w:rFonts w:asciiTheme="minorHAnsi" w:hAnsiTheme="minorHAnsi" w:cstheme="minorHAnsi"/>
          <w:szCs w:val="24"/>
        </w:rPr>
        <w:t xml:space="preserve"> or emerging small business </w:t>
      </w:r>
      <w:r w:rsidRPr="00380580">
        <w:rPr>
          <w:rFonts w:asciiTheme="minorHAnsi" w:hAnsiTheme="minorHAnsi" w:cstheme="minorHAnsi"/>
          <w:szCs w:val="24"/>
        </w:rPr>
        <w:t>certified under ORS 200.055 in obtaining any required subcontracts</w:t>
      </w:r>
      <w:r w:rsidR="00A974B2">
        <w:rPr>
          <w:rFonts w:asciiTheme="minorHAnsi" w:hAnsiTheme="minorHAnsi" w:cstheme="minorHAnsi"/>
          <w:szCs w:val="24"/>
        </w:rPr>
        <w:t>.</w:t>
      </w:r>
    </w:p>
    <w:p w14:paraId="16198CB2" w14:textId="27E9BA0E" w:rsidR="00AD4BAA" w:rsidRPr="00380580" w:rsidRDefault="00A974B2" w:rsidP="007D6497">
      <w:pPr>
        <w:pStyle w:val="ListParagraph"/>
        <w:numPr>
          <w:ilvl w:val="1"/>
          <w:numId w:val="5"/>
        </w:numPr>
        <w:tabs>
          <w:tab w:val="left" w:pos="360"/>
        </w:tabs>
        <w:ind w:left="0" w:firstLine="0"/>
        <w:contextualSpacing w:val="0"/>
        <w:rPr>
          <w:rFonts w:asciiTheme="minorHAnsi" w:hAnsiTheme="minorHAnsi" w:cstheme="minorHAnsi"/>
          <w:szCs w:val="24"/>
        </w:rPr>
      </w:pPr>
      <w:r>
        <w:rPr>
          <w:rFonts w:asciiTheme="minorHAnsi" w:hAnsiTheme="minorHAnsi" w:cstheme="minorHAnsi"/>
          <w:szCs w:val="24"/>
        </w:rPr>
        <w:t>C</w:t>
      </w:r>
      <w:r w:rsidR="007E7887" w:rsidRPr="00380580">
        <w:rPr>
          <w:rFonts w:asciiTheme="minorHAnsi" w:hAnsiTheme="minorHAnsi" w:cstheme="minorHAnsi"/>
          <w:szCs w:val="24"/>
        </w:rPr>
        <w:t>ontractor has no undisclosed liquidated and delinquent debt owed to the State</w:t>
      </w:r>
      <w:r>
        <w:rPr>
          <w:rFonts w:asciiTheme="minorHAnsi" w:hAnsiTheme="minorHAnsi" w:cstheme="minorHAnsi"/>
          <w:szCs w:val="24"/>
        </w:rPr>
        <w:t xml:space="preserve"> of Oregon</w:t>
      </w:r>
      <w:r w:rsidR="007E7887" w:rsidRPr="00380580">
        <w:rPr>
          <w:rFonts w:asciiTheme="minorHAnsi" w:hAnsiTheme="minorHAnsi" w:cstheme="minorHAnsi"/>
          <w:szCs w:val="24"/>
        </w:rPr>
        <w:t xml:space="preserve"> or its agencies</w:t>
      </w:r>
      <w:r w:rsidR="00D62CC7" w:rsidRPr="00380580">
        <w:rPr>
          <w:rFonts w:asciiTheme="minorHAnsi" w:hAnsiTheme="minorHAnsi" w:cstheme="minorHAnsi"/>
          <w:szCs w:val="24"/>
        </w:rPr>
        <w:t>, boards, commissions, departments or divisions</w:t>
      </w:r>
      <w:r>
        <w:rPr>
          <w:rFonts w:asciiTheme="minorHAnsi" w:hAnsiTheme="minorHAnsi" w:cstheme="minorHAnsi"/>
          <w:szCs w:val="24"/>
        </w:rPr>
        <w:t>.</w:t>
      </w:r>
    </w:p>
    <w:p w14:paraId="78E39DEA" w14:textId="7BBA7054" w:rsidR="00D90F98" w:rsidRPr="00380580" w:rsidRDefault="005A164C" w:rsidP="007D6497">
      <w:pPr>
        <w:pStyle w:val="ListParagraph"/>
        <w:numPr>
          <w:ilvl w:val="1"/>
          <w:numId w:val="5"/>
        </w:numPr>
        <w:tabs>
          <w:tab w:val="left" w:pos="360"/>
        </w:tabs>
        <w:ind w:left="0" w:firstLine="0"/>
        <w:contextualSpacing w:val="0"/>
        <w:rPr>
          <w:rFonts w:asciiTheme="minorHAnsi" w:hAnsiTheme="minorHAnsi" w:cstheme="minorHAnsi"/>
          <w:szCs w:val="24"/>
        </w:rPr>
      </w:pPr>
      <w:r w:rsidRPr="00380580">
        <w:rPr>
          <w:rFonts w:asciiTheme="minorHAnsi" w:hAnsiTheme="minorHAnsi" w:cstheme="minorHAnsi"/>
          <w:szCs w:val="24"/>
        </w:rPr>
        <w:t>Contractor is an</w:t>
      </w:r>
      <w:r w:rsidR="00D90F98" w:rsidRPr="00380580">
        <w:rPr>
          <w:rFonts w:asciiTheme="minorHAnsi" w:hAnsiTheme="minorHAnsi" w:cstheme="minorHAnsi"/>
          <w:szCs w:val="24"/>
        </w:rPr>
        <w:t xml:space="preserve"> Independent Contractor</w:t>
      </w:r>
      <w:r w:rsidRPr="00380580">
        <w:rPr>
          <w:rFonts w:asciiTheme="minorHAnsi" w:hAnsiTheme="minorHAnsi" w:cstheme="minorHAnsi"/>
          <w:szCs w:val="24"/>
        </w:rPr>
        <w:t xml:space="preserve"> for all purposes herein</w:t>
      </w:r>
      <w:r w:rsidR="00A974B2">
        <w:rPr>
          <w:rFonts w:asciiTheme="minorHAnsi" w:hAnsiTheme="minorHAnsi" w:cstheme="minorHAnsi"/>
          <w:szCs w:val="24"/>
        </w:rPr>
        <w:t>.</w:t>
      </w:r>
    </w:p>
    <w:p w14:paraId="0E347959" w14:textId="00D560A4" w:rsidR="003A7605" w:rsidRDefault="00D90F98" w:rsidP="00751F43">
      <w:pPr>
        <w:pStyle w:val="ListParagraph"/>
        <w:tabs>
          <w:tab w:val="left" w:pos="360"/>
          <w:tab w:val="left" w:pos="5760"/>
        </w:tabs>
        <w:spacing w:after="0"/>
        <w:ind w:left="0"/>
        <w:contextualSpacing w:val="0"/>
        <w:rPr>
          <w:rFonts w:asciiTheme="minorHAnsi" w:hAnsiTheme="minorHAnsi" w:cstheme="minorHAnsi"/>
          <w:szCs w:val="24"/>
        </w:rPr>
      </w:pPr>
      <w:r w:rsidRPr="009B389A">
        <w:rPr>
          <w:rFonts w:asciiTheme="minorHAnsi" w:hAnsiTheme="minorHAnsi" w:cstheme="minorHAnsi"/>
          <w:szCs w:val="24"/>
        </w:rPr>
        <w:t>Contractor and Contractor’s employees and agents are not included on the list titled “Specially Designated Nationals and Blocked Persons” maintained by the Office of Foreign Assets Control of the United States Department of the Treasury and currently found at</w:t>
      </w:r>
      <w:r w:rsidR="009B389A">
        <w:rPr>
          <w:rFonts w:asciiTheme="minorHAnsi" w:hAnsiTheme="minorHAnsi" w:cstheme="minorHAnsi"/>
          <w:szCs w:val="24"/>
        </w:rPr>
        <w:t>:</w:t>
      </w:r>
      <w:r w:rsidRPr="009B389A">
        <w:rPr>
          <w:rFonts w:asciiTheme="minorHAnsi" w:hAnsiTheme="minorHAnsi" w:cstheme="minorHAnsi"/>
          <w:szCs w:val="24"/>
        </w:rPr>
        <w:t xml:space="preserve"> </w:t>
      </w:r>
      <w:hyperlink r:id="rId12" w:history="1">
        <w:r w:rsidR="009B389A" w:rsidRPr="00EA4259">
          <w:rPr>
            <w:rStyle w:val="Hyperlink"/>
            <w:rFonts w:asciiTheme="minorHAnsi" w:hAnsiTheme="minorHAnsi" w:cstheme="minorHAnsi"/>
            <w:szCs w:val="24"/>
          </w:rPr>
          <w:t>https://sanctionslist.ofac.treas.gov/Home/SdnList</w:t>
        </w:r>
      </w:hyperlink>
    </w:p>
    <w:p w14:paraId="67E80E1D" w14:textId="108896E2" w:rsidR="003A7605" w:rsidRDefault="003A7605" w:rsidP="6FD61FCC">
      <w:pPr>
        <w:pStyle w:val="OutlineJPM"/>
        <w:numPr>
          <w:ilvl w:val="0"/>
          <w:numId w:val="0"/>
        </w:numPr>
        <w:spacing w:after="0"/>
        <w:ind w:left="1242"/>
        <w:rPr>
          <w:rFonts w:asciiTheme="minorHAnsi" w:hAnsiTheme="minorHAnsi" w:cstheme="minorBidi"/>
        </w:rPr>
      </w:pPr>
    </w:p>
    <w:p w14:paraId="693D4E93" w14:textId="77777777" w:rsidR="007275FB" w:rsidRPr="000F7E20" w:rsidRDefault="007275FB" w:rsidP="6FD61FCC">
      <w:pPr>
        <w:widowControl w:val="0"/>
        <w:rPr>
          <w:rFonts w:asciiTheme="minorHAnsi" w:hAnsiTheme="minorHAnsi" w:cstheme="minorBidi"/>
          <w:b/>
          <w:bCs/>
          <w:spacing w:val="-2"/>
        </w:rPr>
      </w:pPr>
      <w:r w:rsidRPr="6FD61FCC">
        <w:rPr>
          <w:rFonts w:asciiTheme="minorHAnsi" w:hAnsiTheme="minorHAnsi" w:cstheme="minorBidi"/>
          <w:b/>
          <w:bCs/>
        </w:rPr>
        <w:t>Signatures:</w:t>
      </w:r>
      <w:r w:rsidRPr="6FD61FCC">
        <w:rPr>
          <w:rFonts w:asciiTheme="minorHAnsi" w:hAnsiTheme="minorHAnsi" w:cstheme="minorBidi"/>
          <w:b/>
          <w:bCs/>
          <w:spacing w:val="-2"/>
        </w:rPr>
        <w:t xml:space="preserve"> </w:t>
      </w:r>
    </w:p>
    <w:p w14:paraId="6FFC586F" w14:textId="485B33EA" w:rsidR="007275FB" w:rsidRDefault="000664C9" w:rsidP="6FD61FCC">
      <w:pPr>
        <w:spacing w:after="0"/>
        <w:textAlignment w:val="baseline"/>
        <w:rPr>
          <w:rFonts w:asciiTheme="minorHAnsi" w:hAnsiTheme="minorHAnsi" w:cstheme="minorBidi"/>
        </w:rPr>
      </w:pPr>
      <w:r w:rsidRPr="6FD61FCC">
        <w:rPr>
          <w:rFonts w:asciiTheme="minorHAnsi" w:hAnsiTheme="minorHAnsi" w:cstheme="minorBidi"/>
          <w:b/>
          <w:bCs/>
          <w:spacing w:val="-2"/>
          <w:highlight w:val="yellow"/>
        </w:rPr>
        <w:t>_____________________________[CONTRACTOR NAME]</w:t>
      </w:r>
      <w:r w:rsidR="007275FB" w:rsidRPr="6FD61FCC">
        <w:rPr>
          <w:rFonts w:asciiTheme="minorHAnsi" w:hAnsiTheme="minorHAnsi" w:cstheme="minorBidi"/>
          <w:b/>
          <w:bCs/>
        </w:rPr>
        <w:t>:</w:t>
      </w:r>
      <w:r w:rsidR="007275FB" w:rsidRPr="6FD61FCC">
        <w:rPr>
          <w:rFonts w:asciiTheme="minorHAnsi" w:hAnsiTheme="minorHAnsi" w:cstheme="minorBidi"/>
        </w:rPr>
        <w:t> </w:t>
      </w:r>
    </w:p>
    <w:p w14:paraId="29972527" w14:textId="5616AD5F" w:rsidR="000664C9" w:rsidRDefault="000664C9" w:rsidP="6FD61FCC">
      <w:pPr>
        <w:spacing w:after="0"/>
        <w:textAlignment w:val="baseline"/>
        <w:rPr>
          <w:rFonts w:asciiTheme="minorHAnsi" w:hAnsiTheme="minorHAnsi" w:cstheme="minorBidi"/>
        </w:rPr>
      </w:pPr>
      <w:r w:rsidRPr="6FD61FCC">
        <w:rPr>
          <w:rFonts w:asciiTheme="minorHAnsi" w:hAnsiTheme="minorHAnsi" w:cstheme="minorBidi"/>
        </w:rPr>
        <w:t>Contractor Signature:</w:t>
      </w:r>
      <w:r>
        <w:tab/>
      </w:r>
      <w:r w:rsidR="47EF9368">
        <w:t>_______________________</w:t>
      </w:r>
      <w:r>
        <w:tab/>
      </w:r>
      <w:r w:rsidRPr="6FD61FCC">
        <w:rPr>
          <w:rFonts w:asciiTheme="minorHAnsi" w:hAnsiTheme="minorHAnsi" w:cstheme="minorBidi"/>
        </w:rPr>
        <w:t xml:space="preserve">Date: </w:t>
      </w:r>
      <w:r>
        <w:tab/>
      </w:r>
      <w:r w:rsidR="1E17AF09" w:rsidRPr="6FD61FCC">
        <w:rPr>
          <w:rFonts w:asciiTheme="minorHAnsi" w:hAnsiTheme="minorHAnsi" w:cstheme="minorBidi"/>
        </w:rPr>
        <w:t>______________</w:t>
      </w:r>
    </w:p>
    <w:p w14:paraId="2678FF45" w14:textId="77777777" w:rsidR="000664C9" w:rsidRDefault="000664C9" w:rsidP="000664C9">
      <w:pPr>
        <w:spacing w:after="0"/>
        <w:textAlignment w:val="baseline"/>
        <w:rPr>
          <w:rFonts w:asciiTheme="minorHAnsi" w:hAnsiTheme="minorHAnsi" w:cstheme="minorHAnsi"/>
          <w:szCs w:val="24"/>
        </w:rPr>
      </w:pPr>
    </w:p>
    <w:p w14:paraId="0AE5B317" w14:textId="1B8A1478" w:rsidR="000664C9" w:rsidRDefault="000664C9" w:rsidP="6FD61FCC">
      <w:pPr>
        <w:spacing w:after="0"/>
        <w:textAlignment w:val="baseline"/>
        <w:rPr>
          <w:rFonts w:asciiTheme="minorHAnsi" w:hAnsiTheme="minorHAnsi" w:cstheme="minorBidi"/>
        </w:rPr>
      </w:pPr>
      <w:r w:rsidRPr="6FD61FCC">
        <w:rPr>
          <w:rFonts w:asciiTheme="minorHAnsi" w:hAnsiTheme="minorHAnsi" w:cstheme="minorBidi"/>
        </w:rPr>
        <w:t>Printed Name and Title:</w:t>
      </w:r>
      <w:r w:rsidR="12DECF79" w:rsidRPr="6FD61FCC">
        <w:rPr>
          <w:rFonts w:asciiTheme="minorHAnsi" w:hAnsiTheme="minorHAnsi" w:cstheme="minorBidi"/>
        </w:rPr>
        <w:t>_________________________________________</w:t>
      </w:r>
    </w:p>
    <w:p w14:paraId="06C0376F" w14:textId="44A65B46" w:rsidR="6FD61FCC" w:rsidRDefault="6FD61FCC" w:rsidP="6FD61FCC">
      <w:pPr>
        <w:spacing w:after="0"/>
        <w:rPr>
          <w:rFonts w:asciiTheme="minorHAnsi" w:hAnsiTheme="minorHAnsi" w:cstheme="minorBidi"/>
        </w:rPr>
      </w:pPr>
    </w:p>
    <w:p w14:paraId="643175DA" w14:textId="0BF3C19F" w:rsidR="000664C9" w:rsidRPr="000F7E20" w:rsidRDefault="000664C9" w:rsidP="6FD61FCC">
      <w:pPr>
        <w:spacing w:after="0"/>
        <w:textAlignment w:val="baseline"/>
        <w:rPr>
          <w:rFonts w:asciiTheme="minorHAnsi" w:hAnsiTheme="minorHAnsi" w:cstheme="minorBidi"/>
        </w:rPr>
      </w:pPr>
      <w:r w:rsidRPr="6FD61FCC">
        <w:rPr>
          <w:rFonts w:asciiTheme="minorHAnsi" w:hAnsiTheme="minorHAnsi" w:cstheme="minorBidi"/>
        </w:rPr>
        <w:t>Federal Tax ID:</w:t>
      </w:r>
      <w:r>
        <w:tab/>
      </w:r>
      <w:r w:rsidR="09981CB5">
        <w:t xml:space="preserve">_______________ </w:t>
      </w:r>
      <w:r w:rsidRPr="6FD61FCC">
        <w:rPr>
          <w:rFonts w:asciiTheme="minorHAnsi" w:hAnsiTheme="minorHAnsi" w:cstheme="minorBidi"/>
        </w:rPr>
        <w:t xml:space="preserve">Oregon Tax ID: </w:t>
      </w:r>
      <w:r w:rsidR="1E4EC574" w:rsidRPr="6FD61FCC">
        <w:rPr>
          <w:rFonts w:asciiTheme="minorHAnsi" w:hAnsiTheme="minorHAnsi" w:cstheme="minorBidi"/>
        </w:rPr>
        <w:t>_________________</w:t>
      </w:r>
    </w:p>
    <w:p w14:paraId="0D971E66" w14:textId="77777777" w:rsidR="007275FB" w:rsidRPr="000F7E20" w:rsidRDefault="007275FB" w:rsidP="007275FB">
      <w:pPr>
        <w:spacing w:after="0"/>
        <w:textAlignment w:val="baseline"/>
        <w:rPr>
          <w:rFonts w:asciiTheme="minorHAnsi" w:hAnsiTheme="minorHAnsi" w:cstheme="minorHAnsi"/>
          <w:szCs w:val="24"/>
        </w:rPr>
      </w:pPr>
      <w:r w:rsidRPr="000F7E20">
        <w:rPr>
          <w:rFonts w:asciiTheme="minorHAnsi" w:hAnsiTheme="minorHAnsi" w:cstheme="minorHAnsi"/>
          <w:szCs w:val="24"/>
        </w:rPr>
        <w:t> </w:t>
      </w:r>
    </w:p>
    <w:p w14:paraId="3A8F01E0" w14:textId="42DE7579" w:rsidR="007275FB" w:rsidRDefault="000664C9" w:rsidP="6FD61FCC">
      <w:pPr>
        <w:spacing w:after="0"/>
        <w:textAlignment w:val="baseline"/>
        <w:rPr>
          <w:rFonts w:asciiTheme="minorHAnsi" w:hAnsiTheme="minorHAnsi" w:cstheme="minorBidi"/>
          <w:b/>
          <w:bCs/>
        </w:rPr>
      </w:pPr>
      <w:r w:rsidRPr="6FD61FCC">
        <w:rPr>
          <w:rFonts w:asciiTheme="minorHAnsi" w:hAnsiTheme="minorHAnsi" w:cstheme="minorBidi"/>
          <w:b/>
          <w:bCs/>
        </w:rPr>
        <w:t>STATE OF OREGON</w:t>
      </w:r>
      <w:r w:rsidR="007275FB" w:rsidRPr="6FD61FCC">
        <w:rPr>
          <w:rFonts w:asciiTheme="minorHAnsi" w:hAnsiTheme="minorHAnsi" w:cstheme="minorBidi"/>
          <w:b/>
          <w:bCs/>
        </w:rPr>
        <w:t xml:space="preserve">, by and through its </w:t>
      </w:r>
      <w:r w:rsidRPr="6FD61FCC">
        <w:rPr>
          <w:rFonts w:asciiTheme="minorHAnsi" w:hAnsiTheme="minorHAnsi" w:cstheme="minorBidi"/>
          <w:b/>
          <w:bCs/>
          <w:highlight w:val="yellow"/>
        </w:rPr>
        <w:t>______________</w:t>
      </w:r>
      <w:proofErr w:type="gramStart"/>
      <w:r w:rsidRPr="6FD61FCC">
        <w:rPr>
          <w:rFonts w:asciiTheme="minorHAnsi" w:hAnsiTheme="minorHAnsi" w:cstheme="minorBidi"/>
          <w:b/>
          <w:bCs/>
          <w:highlight w:val="yellow"/>
        </w:rPr>
        <w:t>_[</w:t>
      </w:r>
      <w:proofErr w:type="gramEnd"/>
      <w:r w:rsidR="007275FB" w:rsidRPr="6FD61FCC">
        <w:rPr>
          <w:rFonts w:asciiTheme="minorHAnsi" w:hAnsiTheme="minorHAnsi" w:cstheme="minorBidi"/>
          <w:b/>
          <w:bCs/>
          <w:highlight w:val="yellow"/>
        </w:rPr>
        <w:t>Agency Name</w:t>
      </w:r>
      <w:r w:rsidRPr="6FD61FCC">
        <w:rPr>
          <w:rFonts w:asciiTheme="minorHAnsi" w:hAnsiTheme="minorHAnsi" w:cstheme="minorBidi"/>
          <w:b/>
          <w:bCs/>
          <w:highlight w:val="yellow"/>
        </w:rPr>
        <w:t>]</w:t>
      </w:r>
    </w:p>
    <w:p w14:paraId="73383116" w14:textId="02A2DBE6" w:rsidR="6FD61FCC" w:rsidRDefault="6FD61FCC" w:rsidP="6FD61FCC">
      <w:pPr>
        <w:spacing w:after="0"/>
        <w:rPr>
          <w:rFonts w:asciiTheme="minorHAnsi" w:hAnsiTheme="minorHAnsi" w:cstheme="minorBidi"/>
          <w:b/>
          <w:bCs/>
          <w:highlight w:val="yellow"/>
        </w:rPr>
      </w:pPr>
    </w:p>
    <w:p w14:paraId="2270AC75" w14:textId="308AD31E" w:rsidR="000664C9" w:rsidRDefault="000664C9" w:rsidP="6FD61FCC">
      <w:pPr>
        <w:spacing w:after="0"/>
        <w:textAlignment w:val="baseline"/>
        <w:rPr>
          <w:rFonts w:asciiTheme="minorHAnsi" w:hAnsiTheme="minorHAnsi" w:cstheme="minorBidi"/>
        </w:rPr>
      </w:pPr>
      <w:r w:rsidRPr="6FD61FCC">
        <w:rPr>
          <w:rFonts w:asciiTheme="minorHAnsi" w:hAnsiTheme="minorHAnsi" w:cstheme="minorBidi"/>
        </w:rPr>
        <w:t>Signature:</w:t>
      </w:r>
      <w:r w:rsidR="08182E31" w:rsidRPr="6FD61FCC">
        <w:rPr>
          <w:rFonts w:asciiTheme="minorHAnsi" w:hAnsiTheme="minorHAnsi" w:cstheme="minorBidi"/>
        </w:rPr>
        <w:t>________________________________</w:t>
      </w:r>
      <w:r>
        <w:tab/>
      </w:r>
      <w:r w:rsidRPr="6FD61FCC">
        <w:rPr>
          <w:rFonts w:asciiTheme="minorHAnsi" w:hAnsiTheme="minorHAnsi" w:cstheme="minorBidi"/>
        </w:rPr>
        <w:t xml:space="preserve">Date: </w:t>
      </w:r>
      <w:r>
        <w:tab/>
      </w:r>
      <w:r w:rsidR="7138BC2B" w:rsidRPr="6FD61FCC">
        <w:rPr>
          <w:rFonts w:asciiTheme="minorHAnsi" w:hAnsiTheme="minorHAnsi" w:cstheme="minorBidi"/>
        </w:rPr>
        <w:t>_________________</w:t>
      </w:r>
    </w:p>
    <w:p w14:paraId="5794DAAC" w14:textId="77777777" w:rsidR="000664C9" w:rsidRDefault="000664C9" w:rsidP="000664C9">
      <w:pPr>
        <w:spacing w:after="0"/>
        <w:textAlignment w:val="baseline"/>
        <w:rPr>
          <w:rFonts w:asciiTheme="minorHAnsi" w:hAnsiTheme="minorHAnsi" w:cstheme="minorHAnsi"/>
          <w:szCs w:val="24"/>
        </w:rPr>
      </w:pPr>
    </w:p>
    <w:p w14:paraId="5A0F36C6" w14:textId="08AB4B1F" w:rsidR="007275FB" w:rsidRPr="007275FB" w:rsidRDefault="000664C9" w:rsidP="6FD61FCC">
      <w:pPr>
        <w:spacing w:after="0"/>
        <w:textAlignment w:val="baseline"/>
        <w:rPr>
          <w:rFonts w:asciiTheme="minorHAnsi" w:hAnsiTheme="minorHAnsi" w:cstheme="minorBidi"/>
        </w:rPr>
      </w:pPr>
      <w:r w:rsidRPr="6FD61FCC">
        <w:rPr>
          <w:rFonts w:asciiTheme="minorHAnsi" w:hAnsiTheme="minorHAnsi" w:cstheme="minorBidi"/>
        </w:rPr>
        <w:t>Printed Name and Title:</w:t>
      </w:r>
      <w:r w:rsidR="295F0A9C" w:rsidRPr="6FD61FCC">
        <w:rPr>
          <w:rFonts w:asciiTheme="minorHAnsi" w:hAnsiTheme="minorHAnsi" w:cstheme="minorBidi"/>
        </w:rPr>
        <w:t xml:space="preserve"> ___________________________________________</w:t>
      </w:r>
    </w:p>
    <w:p w14:paraId="14B53D8C" w14:textId="77777777" w:rsidR="007275FB" w:rsidRPr="007275FB" w:rsidRDefault="007275FB" w:rsidP="007275FB">
      <w:pPr>
        <w:spacing w:after="0"/>
        <w:textAlignment w:val="baseline"/>
        <w:rPr>
          <w:rFonts w:asciiTheme="minorHAnsi" w:hAnsiTheme="minorHAnsi" w:cstheme="minorHAnsi"/>
          <w:szCs w:val="24"/>
        </w:rPr>
      </w:pPr>
    </w:p>
    <w:p w14:paraId="0806E1C1" w14:textId="77777777" w:rsidR="007275FB" w:rsidRDefault="007275FB" w:rsidP="007275FB">
      <w:pPr>
        <w:spacing w:after="0"/>
        <w:textAlignment w:val="baseline"/>
        <w:rPr>
          <w:rFonts w:asciiTheme="minorHAnsi" w:hAnsiTheme="minorHAnsi" w:cstheme="minorHAnsi"/>
          <w:szCs w:val="24"/>
        </w:rPr>
      </w:pPr>
      <w:r w:rsidRPr="007275FB">
        <w:rPr>
          <w:rFonts w:asciiTheme="minorHAnsi" w:hAnsiTheme="minorHAnsi" w:cstheme="minorHAnsi"/>
          <w:szCs w:val="24"/>
        </w:rPr>
        <w:t>Approved for legal sufficiency pursuant to ORS 291.047 and OAR 137-045-0030: </w:t>
      </w:r>
    </w:p>
    <w:p w14:paraId="74EA491F" w14:textId="53CEBAA5" w:rsidR="000664C9" w:rsidRDefault="000664C9" w:rsidP="000664C9">
      <w:pPr>
        <w:spacing w:after="0"/>
        <w:textAlignment w:val="baseline"/>
        <w:rPr>
          <w:rFonts w:asciiTheme="minorHAnsi" w:hAnsiTheme="minorHAnsi" w:cstheme="minorHAnsi"/>
          <w:szCs w:val="24"/>
        </w:rPr>
      </w:pPr>
      <w:r w:rsidRPr="00A54CA8">
        <w:rPr>
          <w:rFonts w:asciiTheme="minorHAnsi" w:hAnsiTheme="minorHAnsi" w:cstheme="minorHAnsi"/>
          <w:szCs w:val="24"/>
          <w:highlight w:val="yellow"/>
        </w:rPr>
        <w:t>[N/A]</w:t>
      </w:r>
      <w:r w:rsidRPr="000664C9">
        <w:rPr>
          <w:rFonts w:asciiTheme="minorHAnsi" w:hAnsiTheme="minorHAnsi" w:cstheme="minorHAnsi"/>
          <w:szCs w:val="24"/>
          <w:highlight w:val="yellow"/>
        </w:rPr>
        <w:t xml:space="preserve"> or</w:t>
      </w:r>
    </w:p>
    <w:p w14:paraId="5B040DC4" w14:textId="7D1DEDE2" w:rsidR="000664C9" w:rsidRDefault="000664C9" w:rsidP="0DA3EF71">
      <w:pPr>
        <w:spacing w:after="0"/>
        <w:textAlignment w:val="baseline"/>
        <w:rPr>
          <w:rFonts w:asciiTheme="minorHAnsi" w:hAnsiTheme="minorHAnsi" w:cstheme="minorBidi"/>
        </w:rPr>
      </w:pPr>
      <w:r w:rsidRPr="0DA3EF71">
        <w:rPr>
          <w:rFonts w:asciiTheme="minorHAnsi" w:hAnsiTheme="minorHAnsi" w:cstheme="minorBidi"/>
          <w:b/>
          <w:bCs/>
        </w:rPr>
        <w:t>By:</w:t>
      </w:r>
      <w:r w:rsidRPr="0DA3EF71">
        <w:rPr>
          <w:rFonts w:asciiTheme="minorHAnsi" w:hAnsiTheme="minorHAnsi" w:cstheme="minorBidi"/>
        </w:rPr>
        <w:t xml:space="preserve"> </w:t>
      </w:r>
      <w:r w:rsidRPr="0DA3EF71">
        <w:rPr>
          <w:rFonts w:asciiTheme="minorHAnsi" w:hAnsiTheme="minorHAnsi" w:cstheme="minorBidi"/>
          <w:highlight w:val="yellow"/>
        </w:rPr>
        <w:t>________________________</w:t>
      </w:r>
      <w:r w:rsidR="4CB0B2BC" w:rsidRPr="0DA3EF71">
        <w:rPr>
          <w:rFonts w:asciiTheme="minorHAnsi" w:hAnsiTheme="minorHAnsi" w:cstheme="minorBidi"/>
          <w:highlight w:val="yellow"/>
        </w:rPr>
        <w:t>_ [</w:t>
      </w:r>
      <w:r w:rsidRPr="0DA3EF71">
        <w:rPr>
          <w:rFonts w:asciiTheme="minorHAnsi" w:hAnsiTheme="minorHAnsi" w:cstheme="minorBidi"/>
          <w:highlight w:val="yellow"/>
        </w:rPr>
        <w:t>Attorney Name and Title]</w:t>
      </w:r>
      <w:r w:rsidRPr="0DA3EF71">
        <w:rPr>
          <w:rFonts w:asciiTheme="minorHAnsi" w:hAnsiTheme="minorHAnsi" w:cstheme="minorBidi"/>
        </w:rPr>
        <w:t xml:space="preserve"> </w:t>
      </w:r>
      <w:r>
        <w:br/>
      </w:r>
      <w:r w:rsidRPr="0DA3EF71">
        <w:rPr>
          <w:rFonts w:asciiTheme="minorHAnsi" w:hAnsiTheme="minorHAnsi" w:cstheme="minorBidi"/>
          <w:b/>
          <w:bCs/>
        </w:rPr>
        <w:t>Matter No:</w:t>
      </w:r>
      <w:r w:rsidRPr="0DA3EF71">
        <w:rPr>
          <w:rFonts w:asciiTheme="minorHAnsi" w:hAnsiTheme="minorHAnsi" w:cstheme="minorBidi"/>
        </w:rPr>
        <w:t xml:space="preserve"> </w:t>
      </w:r>
      <w:r w:rsidRPr="0DA3EF71">
        <w:rPr>
          <w:rFonts w:asciiTheme="minorHAnsi" w:hAnsiTheme="minorHAnsi" w:cstheme="minorBidi"/>
          <w:highlight w:val="yellow"/>
        </w:rPr>
        <w:t>_________________</w:t>
      </w:r>
      <w:r w:rsidR="5B0DEE29" w:rsidRPr="0DA3EF71">
        <w:rPr>
          <w:rFonts w:asciiTheme="minorHAnsi" w:hAnsiTheme="minorHAnsi" w:cstheme="minorBidi"/>
          <w:highlight w:val="yellow"/>
        </w:rPr>
        <w:t>_ [</w:t>
      </w:r>
      <w:r w:rsidRPr="0DA3EF71">
        <w:rPr>
          <w:rFonts w:asciiTheme="minorHAnsi" w:hAnsiTheme="minorHAnsi" w:cstheme="minorBidi"/>
          <w:highlight w:val="yellow"/>
        </w:rPr>
        <w:t>DOJ number]</w:t>
      </w:r>
    </w:p>
    <w:p w14:paraId="459105F9" w14:textId="70BBF206" w:rsidR="000664C9" w:rsidRDefault="000664C9" w:rsidP="0DA3EF71">
      <w:pPr>
        <w:spacing w:after="0"/>
        <w:textAlignment w:val="baseline"/>
        <w:rPr>
          <w:rFonts w:asciiTheme="minorHAnsi" w:hAnsiTheme="minorHAnsi" w:cstheme="minorBidi"/>
        </w:rPr>
      </w:pPr>
      <w:r w:rsidRPr="0DA3EF71">
        <w:rPr>
          <w:rFonts w:asciiTheme="minorHAnsi" w:hAnsiTheme="minorHAnsi" w:cstheme="minorBidi"/>
          <w:b/>
          <w:bCs/>
        </w:rPr>
        <w:t>On:</w:t>
      </w:r>
      <w:r w:rsidRPr="0DA3EF71">
        <w:rPr>
          <w:rFonts w:asciiTheme="minorHAnsi" w:hAnsiTheme="minorHAnsi" w:cstheme="minorBidi"/>
        </w:rPr>
        <w:t xml:space="preserve"> </w:t>
      </w:r>
      <w:r w:rsidRPr="0DA3EF71">
        <w:rPr>
          <w:rFonts w:asciiTheme="minorHAnsi" w:hAnsiTheme="minorHAnsi" w:cstheme="minorBidi"/>
          <w:highlight w:val="yellow"/>
        </w:rPr>
        <w:t>______________</w:t>
      </w:r>
      <w:r>
        <w:tab/>
      </w:r>
      <w:r>
        <w:tab/>
      </w:r>
      <w:r w:rsidRPr="0DA3EF71">
        <w:rPr>
          <w:rFonts w:asciiTheme="minorHAnsi" w:hAnsiTheme="minorHAnsi" w:cstheme="minorBidi"/>
          <w:highlight w:val="yellow"/>
        </w:rPr>
        <w:t xml:space="preserve">      </w:t>
      </w:r>
      <w:r w:rsidR="1EEDBEBF" w:rsidRPr="0DA3EF71">
        <w:rPr>
          <w:rFonts w:asciiTheme="minorHAnsi" w:hAnsiTheme="minorHAnsi" w:cstheme="minorBidi"/>
          <w:highlight w:val="yellow"/>
        </w:rPr>
        <w:t xml:space="preserve">  [</w:t>
      </w:r>
      <w:r w:rsidRPr="0DA3EF71">
        <w:rPr>
          <w:rFonts w:asciiTheme="minorHAnsi" w:hAnsiTheme="minorHAnsi" w:cstheme="minorBidi"/>
          <w:highlight w:val="yellow"/>
        </w:rPr>
        <w:t>Date approved]</w:t>
      </w:r>
    </w:p>
    <w:p w14:paraId="679EFF44" w14:textId="40CA287B" w:rsidR="000664C9" w:rsidRPr="007275FB" w:rsidRDefault="000664C9" w:rsidP="0DA3EF71">
      <w:pPr>
        <w:spacing w:after="0"/>
        <w:textAlignment w:val="baseline"/>
        <w:rPr>
          <w:rFonts w:asciiTheme="minorHAnsi" w:hAnsiTheme="minorHAnsi" w:cstheme="minorBidi"/>
        </w:rPr>
      </w:pPr>
      <w:r w:rsidRPr="0DA3EF71">
        <w:rPr>
          <w:rFonts w:asciiTheme="minorHAnsi" w:hAnsiTheme="minorHAnsi" w:cstheme="minorBidi"/>
          <w:b/>
          <w:bCs/>
        </w:rPr>
        <w:t>Via:</w:t>
      </w:r>
      <w:r w:rsidRPr="0DA3EF71">
        <w:rPr>
          <w:rFonts w:asciiTheme="minorHAnsi" w:hAnsiTheme="minorHAnsi" w:cstheme="minorBidi"/>
          <w:highlight w:val="yellow"/>
        </w:rPr>
        <w:t>_________________________</w:t>
      </w:r>
      <w:r w:rsidR="04A1E149" w:rsidRPr="0DA3EF71">
        <w:rPr>
          <w:rFonts w:asciiTheme="minorHAnsi" w:hAnsiTheme="minorHAnsi" w:cstheme="minorBidi"/>
          <w:highlight w:val="yellow"/>
        </w:rPr>
        <w:t>_ [</w:t>
      </w:r>
      <w:r w:rsidRPr="0DA3EF71">
        <w:rPr>
          <w:rFonts w:asciiTheme="minorHAnsi" w:hAnsiTheme="minorHAnsi" w:cstheme="minorBidi"/>
          <w:highlight w:val="yellow"/>
        </w:rPr>
        <w:t>Email to First Last, title]</w:t>
      </w:r>
    </w:p>
    <w:p w14:paraId="711331D5" w14:textId="77777777" w:rsidR="000664C9" w:rsidRPr="007275FB" w:rsidRDefault="000664C9" w:rsidP="007275FB">
      <w:pPr>
        <w:spacing w:after="0"/>
        <w:textAlignment w:val="baseline"/>
        <w:rPr>
          <w:rFonts w:asciiTheme="minorHAnsi" w:hAnsiTheme="minorHAnsi" w:cstheme="minorHAnsi"/>
          <w:szCs w:val="24"/>
        </w:rPr>
      </w:pPr>
    </w:p>
    <w:p w14:paraId="595B31E2" w14:textId="77777777" w:rsidR="007275FB" w:rsidRPr="007275FB" w:rsidRDefault="007275FB" w:rsidP="007275FB">
      <w:pPr>
        <w:spacing w:after="0"/>
        <w:jc w:val="both"/>
        <w:textAlignment w:val="baseline"/>
        <w:rPr>
          <w:rFonts w:asciiTheme="minorHAnsi" w:hAnsiTheme="minorHAnsi" w:cstheme="minorHAnsi"/>
          <w:szCs w:val="24"/>
        </w:rPr>
      </w:pPr>
    </w:p>
    <w:p w14:paraId="07557F60" w14:textId="5AB83577" w:rsidR="00C574B0" w:rsidRPr="007275FB" w:rsidRDefault="00D90F98" w:rsidP="00D9557D">
      <w:pPr>
        <w:pStyle w:val="OutlineJPM"/>
        <w:numPr>
          <w:ilvl w:val="0"/>
          <w:numId w:val="0"/>
        </w:numPr>
        <w:tabs>
          <w:tab w:val="left" w:pos="5760"/>
        </w:tabs>
        <w:spacing w:after="0"/>
        <w:rPr>
          <w:rFonts w:asciiTheme="minorHAnsi" w:hAnsiTheme="minorHAnsi" w:cstheme="minorHAnsi"/>
          <w:sz w:val="24"/>
          <w:szCs w:val="24"/>
        </w:rPr>
      </w:pPr>
      <w:r w:rsidRPr="007275FB">
        <w:rPr>
          <w:rFonts w:asciiTheme="minorHAnsi" w:hAnsiTheme="minorHAnsi" w:cstheme="minorHAnsi"/>
          <w:sz w:val="24"/>
          <w:szCs w:val="24"/>
        </w:rPr>
        <w:br w:type="page"/>
      </w:r>
    </w:p>
    <w:p w14:paraId="76043FCB" w14:textId="77777777" w:rsidR="009414A3" w:rsidRPr="00602376" w:rsidRDefault="009414A3" w:rsidP="00D70651">
      <w:pPr>
        <w:jc w:val="center"/>
        <w:rPr>
          <w:rFonts w:asciiTheme="minorHAnsi" w:hAnsiTheme="minorHAnsi" w:cstheme="minorHAnsi"/>
          <w:b/>
          <w:szCs w:val="24"/>
        </w:rPr>
      </w:pPr>
      <w:r w:rsidRPr="00602376">
        <w:rPr>
          <w:rFonts w:asciiTheme="minorHAnsi" w:hAnsiTheme="minorHAnsi" w:cstheme="minorHAnsi"/>
          <w:b/>
          <w:szCs w:val="24"/>
        </w:rPr>
        <w:lastRenderedPageBreak/>
        <w:t>EXHIBIT A</w:t>
      </w:r>
    </w:p>
    <w:p w14:paraId="031A6C69" w14:textId="639EFCB2" w:rsidR="000664C9" w:rsidRDefault="009414A3" w:rsidP="6FD61FCC">
      <w:pPr>
        <w:jc w:val="center"/>
        <w:rPr>
          <w:rFonts w:asciiTheme="minorHAnsi" w:hAnsiTheme="minorHAnsi" w:cstheme="minorBidi"/>
          <w:b/>
          <w:bCs/>
        </w:rPr>
      </w:pPr>
      <w:r w:rsidRPr="6FD61FCC">
        <w:rPr>
          <w:rFonts w:asciiTheme="minorHAnsi" w:hAnsiTheme="minorHAnsi" w:cstheme="minorBidi"/>
          <w:b/>
          <w:bCs/>
        </w:rPr>
        <w:t xml:space="preserve">DESCRIPTION OF GOODS AND </w:t>
      </w:r>
      <w:r w:rsidR="007C3F5C" w:rsidRPr="6FD61FCC">
        <w:rPr>
          <w:rFonts w:asciiTheme="minorHAnsi" w:hAnsiTheme="minorHAnsi" w:cstheme="minorBidi"/>
          <w:b/>
          <w:bCs/>
        </w:rPr>
        <w:t xml:space="preserve">RELATED </w:t>
      </w:r>
      <w:r w:rsidRPr="6FD61FCC">
        <w:rPr>
          <w:rFonts w:asciiTheme="minorHAnsi" w:hAnsiTheme="minorHAnsi" w:cstheme="minorBidi"/>
          <w:b/>
          <w:bCs/>
        </w:rPr>
        <w:t>SERVICES</w:t>
      </w:r>
      <w:r w:rsidR="00714CF1" w:rsidRPr="6FD61FCC">
        <w:rPr>
          <w:rFonts w:asciiTheme="minorHAnsi" w:hAnsiTheme="minorHAnsi" w:cstheme="minorBidi"/>
          <w:b/>
          <w:bCs/>
        </w:rPr>
        <w:t xml:space="preserve"> </w:t>
      </w:r>
    </w:p>
    <w:p w14:paraId="2D64F7AE" w14:textId="5C3690D3" w:rsidR="000664C9" w:rsidRDefault="000664C9" w:rsidP="6FD61FCC">
      <w:pPr>
        <w:jc w:val="center"/>
        <w:rPr>
          <w:rFonts w:asciiTheme="minorHAnsi" w:hAnsiTheme="minorHAnsi" w:cstheme="minorBidi"/>
          <w:b/>
          <w:bCs/>
          <w:highlight w:val="yellow"/>
        </w:rPr>
      </w:pPr>
      <w:r w:rsidRPr="6FD61FCC">
        <w:rPr>
          <w:rFonts w:asciiTheme="minorHAnsi" w:hAnsiTheme="minorHAnsi" w:cstheme="minorBidi"/>
          <w:b/>
          <w:bCs/>
          <w:highlight w:val="yellow"/>
        </w:rPr>
        <w:t>[include all goods and related services</w:t>
      </w:r>
      <w:r w:rsidR="21CBC554" w:rsidRPr="6FD61FCC">
        <w:rPr>
          <w:rFonts w:asciiTheme="minorHAnsi" w:hAnsiTheme="minorHAnsi" w:cstheme="minorBidi"/>
          <w:b/>
          <w:bCs/>
          <w:highlight w:val="yellow"/>
        </w:rPr>
        <w:t>]</w:t>
      </w:r>
    </w:p>
    <w:p w14:paraId="481E8303" w14:textId="7BF79705" w:rsidR="0DA3EF71" w:rsidRDefault="21CBC554" w:rsidP="0DA3EF71">
      <w:pPr>
        <w:jc w:val="center"/>
      </w:pPr>
      <w:r w:rsidRPr="6FD61FCC">
        <w:rPr>
          <w:rFonts w:asciiTheme="minorHAnsi" w:hAnsiTheme="minorHAnsi" w:cstheme="minorBidi"/>
          <w:b/>
          <w:bCs/>
          <w:highlight w:val="yellow"/>
        </w:rPr>
        <w:t xml:space="preserve">Examples of areas to cover when applicable: </w:t>
      </w:r>
      <w:r w:rsidR="00701A17" w:rsidRPr="6FD61FCC">
        <w:rPr>
          <w:rFonts w:asciiTheme="minorHAnsi" w:hAnsiTheme="minorHAnsi" w:cstheme="minorBidi"/>
          <w:b/>
          <w:bCs/>
          <w:highlight w:val="yellow"/>
        </w:rPr>
        <w:t>Backorder items – how to remedy</w:t>
      </w:r>
      <w:r w:rsidR="66638307" w:rsidRPr="6FD61FCC">
        <w:rPr>
          <w:rFonts w:asciiTheme="minorHAnsi" w:hAnsiTheme="minorHAnsi" w:cstheme="minorBidi"/>
          <w:b/>
          <w:bCs/>
          <w:highlight w:val="yellow"/>
        </w:rPr>
        <w:t xml:space="preserve">, Costs, Deliverables, Delivery date, details of the purchase, invoices (where to email/send them), item </w:t>
      </w:r>
      <w:r w:rsidR="71826121" w:rsidRPr="6FD61FCC">
        <w:rPr>
          <w:rFonts w:asciiTheme="minorHAnsi" w:hAnsiTheme="minorHAnsi" w:cstheme="minorBidi"/>
          <w:b/>
          <w:bCs/>
          <w:highlight w:val="yellow"/>
        </w:rPr>
        <w:t>specifications</w:t>
      </w:r>
      <w:r w:rsidR="66638307" w:rsidRPr="6FD61FCC">
        <w:rPr>
          <w:rFonts w:asciiTheme="minorHAnsi" w:hAnsiTheme="minorHAnsi" w:cstheme="minorBidi"/>
          <w:b/>
          <w:bCs/>
          <w:highlight w:val="yellow"/>
        </w:rPr>
        <w:t xml:space="preserve">, </w:t>
      </w:r>
      <w:r w:rsidR="585C62D6" w:rsidRPr="6FD61FCC">
        <w:rPr>
          <w:rFonts w:asciiTheme="minorHAnsi" w:hAnsiTheme="minorHAnsi" w:cstheme="minorBidi"/>
          <w:b/>
          <w:bCs/>
          <w:highlight w:val="yellow"/>
        </w:rPr>
        <w:t>Lead times, restocking fees, rates, if applicable discounts, ta</w:t>
      </w:r>
      <w:r w:rsidR="6CFA3272" w:rsidRPr="6FD61FCC">
        <w:rPr>
          <w:rFonts w:asciiTheme="minorHAnsi" w:hAnsiTheme="minorHAnsi" w:cstheme="minorBidi"/>
          <w:b/>
          <w:bCs/>
          <w:highlight w:val="yellow"/>
        </w:rPr>
        <w:t>riffs</w:t>
      </w:r>
      <w:r w:rsidR="585C62D6" w:rsidRPr="6FD61FCC">
        <w:rPr>
          <w:rFonts w:asciiTheme="minorHAnsi" w:hAnsiTheme="minorHAnsi" w:cstheme="minorBidi"/>
          <w:b/>
          <w:bCs/>
          <w:highlight w:val="yellow"/>
        </w:rPr>
        <w:t xml:space="preserve">, shipping lead times/costs, and </w:t>
      </w:r>
      <w:r w:rsidR="556B0B11" w:rsidRPr="6FD61FCC">
        <w:rPr>
          <w:rFonts w:asciiTheme="minorHAnsi" w:hAnsiTheme="minorHAnsi" w:cstheme="minorBidi"/>
          <w:b/>
          <w:bCs/>
          <w:highlight w:val="yellow"/>
        </w:rPr>
        <w:t xml:space="preserve">any other applicable information to ensure the goods and related services meet the needs of the end user. </w:t>
      </w:r>
      <w:r w:rsidR="0DA3EF71">
        <w:br w:type="page"/>
      </w:r>
    </w:p>
    <w:p w14:paraId="2F22B0E9" w14:textId="3D38940D" w:rsidR="00E74162" w:rsidRPr="00602376" w:rsidRDefault="00E74162" w:rsidP="0DA3EF71">
      <w:pPr>
        <w:jc w:val="center"/>
        <w:rPr>
          <w:rFonts w:asciiTheme="minorHAnsi" w:hAnsiTheme="minorHAnsi" w:cstheme="minorBidi"/>
          <w:b/>
          <w:bCs/>
        </w:rPr>
      </w:pPr>
      <w:r w:rsidRPr="0DA3EF71">
        <w:rPr>
          <w:rFonts w:asciiTheme="minorHAnsi" w:hAnsiTheme="minorHAnsi" w:cstheme="minorBidi"/>
          <w:b/>
          <w:bCs/>
        </w:rPr>
        <w:lastRenderedPageBreak/>
        <w:t xml:space="preserve">EXHIBIT </w:t>
      </w:r>
      <w:r w:rsidR="009414A3" w:rsidRPr="0DA3EF71">
        <w:rPr>
          <w:rFonts w:asciiTheme="minorHAnsi" w:hAnsiTheme="minorHAnsi" w:cstheme="minorBidi"/>
          <w:b/>
          <w:bCs/>
        </w:rPr>
        <w:t>B</w:t>
      </w:r>
    </w:p>
    <w:p w14:paraId="7973A7C4" w14:textId="7AD42CFE" w:rsidR="000664C9" w:rsidRPr="00602376" w:rsidRDefault="00D424E2" w:rsidP="00DB7808">
      <w:pPr>
        <w:jc w:val="center"/>
        <w:rPr>
          <w:rFonts w:asciiTheme="minorHAnsi" w:hAnsiTheme="minorHAnsi" w:cstheme="minorHAnsi"/>
          <w:b/>
          <w:szCs w:val="24"/>
        </w:rPr>
      </w:pPr>
      <w:r w:rsidRPr="01B50076">
        <w:rPr>
          <w:rFonts w:asciiTheme="minorHAnsi" w:hAnsiTheme="minorHAnsi" w:cstheme="minorBidi"/>
          <w:b/>
        </w:rPr>
        <w:t>INSURANCE REQUIREMENTS</w:t>
      </w:r>
    </w:p>
    <w:p w14:paraId="154D71CD" w14:textId="481EBC5E" w:rsidR="0007409A" w:rsidRPr="0007409A" w:rsidRDefault="0007409A" w:rsidP="00DB7808">
      <w:pPr>
        <w:jc w:val="center"/>
        <w:rPr>
          <w:rFonts w:asciiTheme="minorHAnsi" w:hAnsiTheme="minorHAnsi" w:cstheme="minorHAnsi"/>
          <w:b/>
          <w:szCs w:val="24"/>
        </w:rPr>
      </w:pPr>
    </w:p>
    <w:p w14:paraId="2E77F85C" w14:textId="0A87EDB6" w:rsidR="00610DEF" w:rsidRDefault="009E61E5" w:rsidP="00DC3692">
      <w:pPr>
        <w:jc w:val="center"/>
        <w:rPr>
          <w:rFonts w:asciiTheme="minorHAnsi" w:hAnsiTheme="minorHAnsi" w:cstheme="minorHAnsi"/>
          <w:b/>
          <w:szCs w:val="24"/>
          <w:highlight w:val="yellow"/>
        </w:rPr>
      </w:pPr>
      <w:r w:rsidRPr="00463516">
        <w:rPr>
          <w:rFonts w:cs="Calibri"/>
        </w:rPr>
        <w:t>To complete a risk assessment and access the insurance requirement templates, </w:t>
      </w:r>
      <w:r w:rsidRPr="00463516">
        <w:rPr>
          <w:rFonts w:cs="Calibri"/>
        </w:rPr>
        <w:br/>
        <w:t>go to the DAS Risk website at:</w:t>
      </w:r>
      <w:r w:rsidR="000C094A" w:rsidRPr="00463516">
        <w:rPr>
          <w:rFonts w:cs="Calibri"/>
        </w:rPr>
        <w:t xml:space="preserve"> </w:t>
      </w:r>
      <w:hyperlink r:id="rId13" w:history="1">
        <w:r w:rsidR="000C094A" w:rsidRPr="00463516">
          <w:rPr>
            <w:rStyle w:val="Hyperlink"/>
            <w:rFonts w:cs="Calibri"/>
          </w:rPr>
          <w:t>http://www.oregon.gov/das/Risk/Pages/CntrctrInsReq.aspx</w:t>
        </w:r>
      </w:hyperlink>
    </w:p>
    <w:sectPr w:rsidR="00610DEF" w:rsidSect="006A659F">
      <w:footerReference w:type="even" r:id="rId14"/>
      <w:footerReference w:type="default" r:id="rId15"/>
      <w:footerReference w:type="first" r:id="rId16"/>
      <w:pgSz w:w="12240" w:h="15840" w:code="1"/>
      <w:pgMar w:top="1440" w:right="1080" w:bottom="1440" w:left="1080" w:header="720" w:footer="975" w:gutter="0"/>
      <w:paperSrc w:first="271" w:other="27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17C51" w14:textId="77777777" w:rsidR="00916E08" w:rsidRDefault="00916E08">
      <w:r>
        <w:separator/>
      </w:r>
    </w:p>
  </w:endnote>
  <w:endnote w:type="continuationSeparator" w:id="0">
    <w:p w14:paraId="33E1286A" w14:textId="77777777" w:rsidR="00916E08" w:rsidRDefault="00916E08">
      <w:r>
        <w:continuationSeparator/>
      </w:r>
    </w:p>
  </w:endnote>
  <w:endnote w:type="continuationNotice" w:id="1">
    <w:p w14:paraId="033F247D" w14:textId="77777777" w:rsidR="00916E08" w:rsidRDefault="00916E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ヒラギノ角ゴ Pro W3">
    <w:altName w:val="MS Gothic"/>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D4FE" w14:textId="77777777" w:rsidR="0099150C" w:rsidRDefault="004C652E">
    <w:pPr>
      <w:pStyle w:val="Footer"/>
      <w:rPr>
        <w:rStyle w:val="PageNumber"/>
      </w:rPr>
    </w:pPr>
    <w:r>
      <w:rPr>
        <w:rStyle w:val="PageNumber"/>
      </w:rPr>
      <w:fldChar w:fldCharType="begin"/>
    </w:r>
    <w:r w:rsidR="0099150C">
      <w:rPr>
        <w:rStyle w:val="PageNumber"/>
      </w:rPr>
      <w:instrText xml:space="preserve">PAGE  </w:instrText>
    </w:r>
    <w:r>
      <w:rPr>
        <w:rStyle w:val="PageNumber"/>
      </w:rPr>
      <w:fldChar w:fldCharType="separate"/>
    </w:r>
    <w:r w:rsidR="0099150C">
      <w:rPr>
        <w:rStyle w:val="PageNumber"/>
        <w:noProof/>
      </w:rPr>
      <w:t>1</w:t>
    </w:r>
    <w:r>
      <w:rPr>
        <w:rStyle w:val="PageNumber"/>
      </w:rPr>
      <w:fldChar w:fldCharType="end"/>
    </w:r>
  </w:p>
  <w:p w14:paraId="34FAEC17" w14:textId="77777777" w:rsidR="0099150C" w:rsidRDefault="0099150C">
    <w:pPr>
      <w:pStyle w:val="Footer"/>
      <w:rPr>
        <w:rStyle w:val="PageNumber"/>
      </w:rPr>
    </w:pPr>
  </w:p>
  <w:p w14:paraId="194003B4" w14:textId="77777777" w:rsidR="0099150C" w:rsidRDefault="0099150C">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13CD" w14:textId="77777777" w:rsidR="006A659F" w:rsidRDefault="006A659F" w:rsidP="006A659F">
    <w:pPr>
      <w:pStyle w:val="Footer"/>
      <w:spacing w:after="0"/>
      <w:rPr>
        <w:rFonts w:asciiTheme="minorHAnsi" w:hAnsiTheme="minorHAnsi" w:cstheme="minorHAnsi"/>
        <w:i/>
        <w:sz w:val="16"/>
        <w:szCs w:val="16"/>
      </w:rPr>
    </w:pPr>
  </w:p>
  <w:p w14:paraId="29D8794D" w14:textId="0D174C0D" w:rsidR="0099150C" w:rsidRPr="00C10741" w:rsidRDefault="6FD61FCC" w:rsidP="6FD61FCC">
    <w:pPr>
      <w:pStyle w:val="Footer"/>
      <w:spacing w:after="0"/>
      <w:rPr>
        <w:rFonts w:asciiTheme="minorHAnsi" w:hAnsiTheme="minorHAnsi" w:cstheme="minorBidi"/>
        <w:sz w:val="20"/>
      </w:rPr>
    </w:pPr>
    <w:r w:rsidRPr="6FD61FCC">
      <w:rPr>
        <w:rFonts w:asciiTheme="minorHAnsi" w:hAnsiTheme="minorHAnsi" w:cstheme="minorBidi"/>
        <w:i/>
        <w:iCs/>
        <w:sz w:val="20"/>
      </w:rPr>
      <w:t xml:space="preserve">Contract for Goods </w:t>
    </w:r>
    <w:r w:rsidR="00CC1361">
      <w:rPr>
        <w:rFonts w:asciiTheme="minorHAnsi" w:hAnsiTheme="minorHAnsi" w:cstheme="minorBidi"/>
        <w:i/>
        <w:iCs/>
        <w:sz w:val="20"/>
      </w:rPr>
      <w:t>Version 1</w:t>
    </w:r>
    <w:r w:rsidR="005D0E0C">
      <w:rPr>
        <w:rFonts w:asciiTheme="minorHAnsi" w:hAnsiTheme="minorHAnsi" w:cstheme="minorBidi"/>
        <w:i/>
        <w:iCs/>
        <w:sz w:val="20"/>
      </w:rPr>
      <w:t xml:space="preserve"> </w:t>
    </w:r>
    <w:r w:rsidR="00D221E9">
      <w:rPr>
        <w:rFonts w:asciiTheme="minorHAnsi" w:hAnsiTheme="minorHAnsi" w:cstheme="minorBidi"/>
        <w:i/>
        <w:iCs/>
        <w:sz w:val="20"/>
      </w:rPr>
      <w:t>October 2025</w:t>
    </w:r>
  </w:p>
  <w:p w14:paraId="2E27A86A" w14:textId="53872BFA" w:rsidR="0099150C" w:rsidRPr="00C10741" w:rsidRDefault="123D99EE" w:rsidP="006A659F">
    <w:pPr>
      <w:pStyle w:val="Footer"/>
      <w:spacing w:after="0"/>
      <w:rPr>
        <w:rFonts w:asciiTheme="minorHAnsi" w:hAnsiTheme="minorHAnsi" w:cstheme="minorBidi"/>
        <w:sz w:val="20"/>
      </w:rPr>
    </w:pPr>
    <w:r w:rsidRPr="00C10741">
      <w:rPr>
        <w:rFonts w:asciiTheme="minorHAnsi" w:hAnsiTheme="minorHAnsi" w:cstheme="minorBidi"/>
        <w:i/>
        <w:iCs/>
        <w:sz w:val="20"/>
      </w:rPr>
      <w:t xml:space="preserve">Contract No. </w:t>
    </w:r>
    <w:r w:rsidRPr="00C10741">
      <w:rPr>
        <w:rFonts w:asciiTheme="minorHAnsi" w:hAnsiTheme="minorHAnsi" w:cstheme="minorBidi"/>
        <w:i/>
        <w:iCs/>
        <w:sz w:val="20"/>
        <w:highlight w:val="yellow"/>
      </w:rPr>
      <w:t>PO-</w:t>
    </w:r>
    <w:proofErr w:type="spellStart"/>
    <w:r w:rsidRPr="00C10741">
      <w:rPr>
        <w:rFonts w:asciiTheme="minorHAnsi" w:hAnsiTheme="minorHAnsi" w:cstheme="minorBidi"/>
        <w:i/>
        <w:iCs/>
        <w:sz w:val="20"/>
        <w:highlight w:val="yellow"/>
      </w:rPr>
      <w:t>xxxxx</w:t>
    </w:r>
    <w:proofErr w:type="spellEnd"/>
    <w:r w:rsidRPr="00C10741">
      <w:rPr>
        <w:rFonts w:asciiTheme="minorHAnsi" w:hAnsiTheme="minorHAnsi" w:cstheme="minorBidi"/>
        <w:i/>
        <w:iCs/>
        <w:sz w:val="20"/>
        <w:highlight w:val="yellow"/>
      </w:rPr>
      <w:t>-</w:t>
    </w:r>
    <w:proofErr w:type="spellStart"/>
    <w:r w:rsidRPr="00C10741">
      <w:rPr>
        <w:rFonts w:asciiTheme="minorHAnsi" w:hAnsiTheme="minorHAnsi" w:cstheme="minorBidi"/>
        <w:i/>
        <w:iCs/>
        <w:sz w:val="20"/>
        <w:highlight w:val="yellow"/>
      </w:rPr>
      <w:t>xxxxxxxx</w:t>
    </w:r>
    <w:proofErr w:type="spellEnd"/>
    <w:r w:rsidRPr="00C10741">
      <w:rPr>
        <w:rFonts w:asciiTheme="minorHAnsi" w:hAnsiTheme="minorHAnsi" w:cstheme="minorBidi"/>
        <w:i/>
        <w:iCs/>
        <w:sz w:val="20"/>
      </w:rPr>
      <w:t xml:space="preserve"> for [</w:t>
    </w:r>
    <w:r w:rsidRPr="00D61D1C">
      <w:rPr>
        <w:rFonts w:asciiTheme="minorHAnsi" w:hAnsiTheme="minorHAnsi" w:cstheme="minorBidi"/>
        <w:i/>
        <w:iCs/>
        <w:sz w:val="20"/>
        <w:highlight w:val="yellow"/>
        <w:rPrChange w:id="34" w:author="GODFREY Jennifer R * DAS" w:date="2026-04-19T06:37:00Z" w16du:dateUtc="2026-04-19T13:37:00Z">
          <w:rPr>
            <w:rFonts w:asciiTheme="minorHAnsi" w:hAnsiTheme="minorHAnsi" w:cstheme="minorBidi"/>
            <w:i/>
            <w:iCs/>
            <w:color w:val="FF0000"/>
            <w:sz w:val="20"/>
            <w:highlight w:val="yellow"/>
          </w:rPr>
        </w:rPrChange>
      </w:rPr>
      <w:t>Title</w:t>
    </w:r>
    <w:r w:rsidRPr="00C10741">
      <w:rPr>
        <w:rFonts w:asciiTheme="minorHAnsi" w:hAnsiTheme="minorHAnsi" w:cstheme="minorBidi"/>
        <w:i/>
        <w:iCs/>
        <w:sz w:val="20"/>
      </w:rPr>
      <w:t>]</w:t>
    </w:r>
    <w:r w:rsidR="004D27E1" w:rsidRPr="00C10741">
      <w:rPr>
        <w:rFonts w:asciiTheme="minorHAnsi" w:hAnsiTheme="minorHAnsi" w:cstheme="minorBidi"/>
        <w:i/>
        <w:iCs/>
        <w:sz w:val="20"/>
      </w:rPr>
      <w:t xml:space="preserve"> [</w:t>
    </w:r>
    <w:r w:rsidR="00935B12" w:rsidRPr="00C10741">
      <w:rPr>
        <w:rFonts w:asciiTheme="minorHAnsi" w:hAnsiTheme="minorHAnsi" w:cstheme="minorBidi"/>
        <w:i/>
        <w:iCs/>
        <w:sz w:val="20"/>
      </w:rPr>
      <w:t>Agency</w:t>
    </w:r>
    <w:sdt>
      <w:sdtPr>
        <w:rPr>
          <w:rFonts w:asciiTheme="minorHAnsi" w:hAnsiTheme="minorHAnsi" w:cstheme="minorBidi"/>
          <w:sz w:val="20"/>
        </w:rPr>
        <w:id w:val="125978583"/>
        <w:docPartObj>
          <w:docPartGallery w:val="Page Numbers (Bottom of Page)"/>
          <w:docPartUnique/>
        </w:docPartObj>
      </w:sdtPr>
      <w:sdtEndPr/>
      <w:sdtContent>
        <w:r w:rsidR="004D27E1" w:rsidRPr="00C10741">
          <w:rPr>
            <w:rFonts w:asciiTheme="minorHAnsi" w:hAnsiTheme="minorHAnsi" w:cstheme="minorBidi"/>
            <w:sz w:val="20"/>
          </w:rPr>
          <w:t>]</w:t>
        </w:r>
        <w:r w:rsidR="00C10741">
          <w:rPr>
            <w:rFonts w:asciiTheme="minorHAnsi" w:hAnsiTheme="minorHAnsi" w:cstheme="minorBidi"/>
            <w:sz w:val="20"/>
          </w:rPr>
          <w:tab/>
        </w:r>
        <w:r w:rsidR="00C10741">
          <w:rPr>
            <w:rFonts w:asciiTheme="minorHAnsi" w:hAnsiTheme="minorHAnsi" w:cstheme="minorBidi"/>
            <w:sz w:val="20"/>
          </w:rPr>
          <w:tab/>
        </w:r>
        <w:r w:rsidR="0062484A" w:rsidRPr="00C10741">
          <w:rPr>
            <w:rFonts w:asciiTheme="minorHAnsi" w:hAnsiTheme="minorHAnsi" w:cstheme="minorBidi"/>
            <w:sz w:val="20"/>
          </w:rPr>
          <w:tab/>
        </w:r>
        <w:r w:rsidR="004C652E" w:rsidRPr="00C10741">
          <w:rPr>
            <w:rFonts w:asciiTheme="minorHAnsi" w:hAnsiTheme="minorHAnsi" w:cstheme="minorBidi"/>
            <w:sz w:val="20"/>
          </w:rPr>
          <w:fldChar w:fldCharType="begin"/>
        </w:r>
        <w:r w:rsidR="0099150C" w:rsidRPr="00C10741">
          <w:rPr>
            <w:rFonts w:asciiTheme="minorHAnsi" w:hAnsiTheme="minorHAnsi" w:cstheme="minorBidi"/>
            <w:sz w:val="20"/>
          </w:rPr>
          <w:instrText xml:space="preserve"> PAGE   \* MERGEFORMAT </w:instrText>
        </w:r>
        <w:r w:rsidR="004C652E" w:rsidRPr="00C10741">
          <w:rPr>
            <w:rFonts w:asciiTheme="minorHAnsi" w:hAnsiTheme="minorHAnsi" w:cstheme="minorBidi"/>
            <w:sz w:val="20"/>
          </w:rPr>
          <w:fldChar w:fldCharType="separate"/>
        </w:r>
        <w:r w:rsidR="00EE07BC" w:rsidRPr="00C10741">
          <w:rPr>
            <w:rFonts w:asciiTheme="minorHAnsi" w:hAnsiTheme="minorHAnsi" w:cstheme="minorBidi"/>
            <w:sz w:val="20"/>
          </w:rPr>
          <w:t>1</w:t>
        </w:r>
        <w:r w:rsidR="004C652E" w:rsidRPr="00C10741">
          <w:rPr>
            <w:rFonts w:asciiTheme="minorHAnsi" w:hAnsiTheme="minorHAnsi" w:cstheme="minorBidi"/>
            <w:sz w:val="20"/>
          </w:rPr>
          <w:fldChar w:fldCharType="end"/>
        </w:r>
        <w:r w:rsidR="006A659F" w:rsidRPr="00C10741">
          <w:rPr>
            <w:rFonts w:asciiTheme="minorHAnsi" w:hAnsiTheme="minorHAnsi" w:cstheme="minorBidi"/>
            <w:sz w:val="20"/>
          </w:rPr>
          <w:t xml:space="preserve"> of </w:t>
        </w:r>
        <w:r w:rsidR="006A659F" w:rsidRPr="00C10741">
          <w:rPr>
            <w:rFonts w:asciiTheme="minorHAnsi" w:hAnsiTheme="minorHAnsi" w:cstheme="minorBidi"/>
            <w:sz w:val="20"/>
          </w:rPr>
          <w:fldChar w:fldCharType="begin"/>
        </w:r>
        <w:r w:rsidR="006A659F" w:rsidRPr="00C10741">
          <w:rPr>
            <w:rFonts w:asciiTheme="minorHAnsi" w:hAnsiTheme="minorHAnsi" w:cstheme="minorBidi"/>
            <w:sz w:val="20"/>
          </w:rPr>
          <w:instrText xml:space="preserve"> NUMPAGES   \* MERGEFORMAT </w:instrText>
        </w:r>
        <w:r w:rsidR="006A659F" w:rsidRPr="00C10741">
          <w:rPr>
            <w:rFonts w:asciiTheme="minorHAnsi" w:hAnsiTheme="minorHAnsi" w:cstheme="minorBidi"/>
            <w:sz w:val="20"/>
          </w:rPr>
          <w:fldChar w:fldCharType="separate"/>
        </w:r>
        <w:r w:rsidR="006A659F" w:rsidRPr="00C10741">
          <w:rPr>
            <w:rFonts w:asciiTheme="minorHAnsi" w:hAnsiTheme="minorHAnsi" w:cstheme="minorBidi"/>
            <w:sz w:val="20"/>
          </w:rPr>
          <w:t>23</w:t>
        </w:r>
        <w:r w:rsidR="006A659F" w:rsidRPr="00C10741">
          <w:rPr>
            <w:rFonts w:asciiTheme="minorHAnsi" w:hAnsiTheme="minorHAnsi" w:cstheme="minorBidi"/>
            <w:sz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024323"/>
      <w:docPartObj>
        <w:docPartGallery w:val="Page Numbers (Bottom of Page)"/>
        <w:docPartUnique/>
      </w:docPartObj>
    </w:sdtPr>
    <w:sdtEndPr>
      <w:rPr>
        <w:rFonts w:ascii="Cambria" w:hAnsi="Cambria"/>
        <w:noProof/>
      </w:rPr>
    </w:sdtEndPr>
    <w:sdtContent>
      <w:p w14:paraId="320BC01F" w14:textId="77777777" w:rsidR="0099150C" w:rsidRDefault="0099150C">
        <w:pPr>
          <w:pStyle w:val="Footer"/>
        </w:pPr>
        <w:r>
          <w:rPr>
            <w:rFonts w:ascii="Cambria" w:hAnsi="Cambria"/>
            <w:i/>
          </w:rPr>
          <w:t>Contract for Goods</w:t>
        </w:r>
        <w:r>
          <w:rPr>
            <w:rFonts w:ascii="Cambria" w:hAnsi="Cambria"/>
            <w:i/>
          </w:rPr>
          <w:tab/>
        </w:r>
        <w:r>
          <w:rPr>
            <w:rFonts w:ascii="Cambria" w:hAnsi="Cambria"/>
            <w:i/>
          </w:rPr>
          <w:tab/>
        </w:r>
        <w:r w:rsidR="004C652E" w:rsidRPr="007243B3">
          <w:rPr>
            <w:rFonts w:ascii="Cambria" w:hAnsi="Cambria"/>
            <w:szCs w:val="24"/>
          </w:rPr>
          <w:fldChar w:fldCharType="begin"/>
        </w:r>
        <w:r w:rsidRPr="007243B3">
          <w:rPr>
            <w:rFonts w:ascii="Cambria" w:hAnsi="Cambria"/>
            <w:szCs w:val="24"/>
          </w:rPr>
          <w:instrText xml:space="preserve"> PAGE   \* MERGEFORMAT </w:instrText>
        </w:r>
        <w:r w:rsidR="004C652E" w:rsidRPr="007243B3">
          <w:rPr>
            <w:rFonts w:ascii="Cambria" w:hAnsi="Cambria"/>
            <w:szCs w:val="24"/>
          </w:rPr>
          <w:fldChar w:fldCharType="separate"/>
        </w:r>
        <w:r>
          <w:rPr>
            <w:rFonts w:ascii="Cambria" w:hAnsi="Cambria"/>
            <w:noProof/>
            <w:szCs w:val="24"/>
          </w:rPr>
          <w:t>1</w:t>
        </w:r>
        <w:r w:rsidR="004C652E" w:rsidRPr="007243B3">
          <w:rPr>
            <w:rFonts w:ascii="Cambria" w:hAnsi="Cambria"/>
            <w:noProof/>
            <w:szCs w:val="24"/>
          </w:rPr>
          <w:fldChar w:fldCharType="end"/>
        </w:r>
      </w:p>
    </w:sdtContent>
  </w:sdt>
  <w:p w14:paraId="07D64001" w14:textId="77777777" w:rsidR="0099150C" w:rsidRDefault="00991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09CE" w14:textId="77777777" w:rsidR="00916E08" w:rsidRDefault="00916E08">
      <w:r>
        <w:separator/>
      </w:r>
    </w:p>
  </w:footnote>
  <w:footnote w:type="continuationSeparator" w:id="0">
    <w:p w14:paraId="142936B6" w14:textId="77777777" w:rsidR="00916E08" w:rsidRDefault="00916E08">
      <w:r>
        <w:continuationSeparator/>
      </w:r>
    </w:p>
  </w:footnote>
  <w:footnote w:type="continuationNotice" w:id="1">
    <w:p w14:paraId="76172E83" w14:textId="77777777" w:rsidR="00916E08" w:rsidRDefault="00916E08">
      <w:pPr>
        <w:spacing w:after="0"/>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739" w:hanging="452"/>
      </w:pPr>
      <w:rPr>
        <w:rFonts w:ascii="Calibri" w:hAnsi="Calibri" w:cs="Calibri"/>
        <w:b/>
        <w:bCs/>
        <w:i w:val="0"/>
        <w:iCs w:val="0"/>
        <w:color w:val="231F20"/>
        <w:spacing w:val="0"/>
        <w:w w:val="100"/>
        <w:sz w:val="22"/>
        <w:szCs w:val="22"/>
      </w:rPr>
    </w:lvl>
    <w:lvl w:ilvl="1">
      <w:start w:val="1"/>
      <w:numFmt w:val="decimal"/>
      <w:lvlText w:val="%1.%2."/>
      <w:lvlJc w:val="left"/>
      <w:pPr>
        <w:ind w:left="739" w:hanging="452"/>
      </w:pPr>
      <w:rPr>
        <w:rFonts w:ascii="Calibri" w:hAnsi="Calibri" w:cs="Calibri"/>
        <w:b/>
        <w:bCs/>
        <w:i w:val="0"/>
        <w:iCs w:val="0"/>
        <w:color w:val="231F20"/>
        <w:spacing w:val="-2"/>
        <w:w w:val="100"/>
        <w:sz w:val="22"/>
        <w:szCs w:val="22"/>
      </w:rPr>
    </w:lvl>
    <w:lvl w:ilvl="2">
      <w:start w:val="1"/>
      <w:numFmt w:val="decimal"/>
      <w:lvlText w:val="%1.%2.%3."/>
      <w:lvlJc w:val="left"/>
      <w:pPr>
        <w:ind w:left="1459" w:hanging="632"/>
      </w:pPr>
      <w:rPr>
        <w:rFonts w:ascii="Calibri" w:hAnsi="Calibri" w:cs="Calibri"/>
        <w:b w:val="0"/>
        <w:bCs w:val="0"/>
        <w:i w:val="0"/>
        <w:iCs w:val="0"/>
        <w:color w:val="231F20"/>
        <w:spacing w:val="0"/>
        <w:w w:val="100"/>
        <w:sz w:val="22"/>
        <w:szCs w:val="22"/>
      </w:rPr>
    </w:lvl>
    <w:lvl w:ilvl="3">
      <w:numFmt w:val="bullet"/>
      <w:lvlText w:val="•"/>
      <w:lvlJc w:val="left"/>
      <w:pPr>
        <w:ind w:left="3455" w:hanging="632"/>
      </w:pPr>
    </w:lvl>
    <w:lvl w:ilvl="4">
      <w:numFmt w:val="bullet"/>
      <w:lvlText w:val="•"/>
      <w:lvlJc w:val="left"/>
      <w:pPr>
        <w:ind w:left="4453" w:hanging="632"/>
      </w:pPr>
    </w:lvl>
    <w:lvl w:ilvl="5">
      <w:numFmt w:val="bullet"/>
      <w:lvlText w:val="•"/>
      <w:lvlJc w:val="left"/>
      <w:pPr>
        <w:ind w:left="5451" w:hanging="632"/>
      </w:pPr>
    </w:lvl>
    <w:lvl w:ilvl="6">
      <w:numFmt w:val="bullet"/>
      <w:lvlText w:val="•"/>
      <w:lvlJc w:val="left"/>
      <w:pPr>
        <w:ind w:left="6448" w:hanging="632"/>
      </w:pPr>
    </w:lvl>
    <w:lvl w:ilvl="7">
      <w:numFmt w:val="bullet"/>
      <w:lvlText w:val="•"/>
      <w:lvlJc w:val="left"/>
      <w:pPr>
        <w:ind w:left="7446" w:hanging="632"/>
      </w:pPr>
    </w:lvl>
    <w:lvl w:ilvl="8">
      <w:numFmt w:val="bullet"/>
      <w:lvlText w:val="•"/>
      <w:lvlJc w:val="left"/>
      <w:pPr>
        <w:ind w:left="8444" w:hanging="632"/>
      </w:pPr>
    </w:lvl>
  </w:abstractNum>
  <w:abstractNum w:abstractNumId="1" w15:restartNumberingAfterBreak="0">
    <w:nsid w:val="00000403"/>
    <w:multiLevelType w:val="multilevel"/>
    <w:tmpl w:val="FFFFFFFF"/>
    <w:lvl w:ilvl="0">
      <w:start w:val="2"/>
      <w:numFmt w:val="decimal"/>
      <w:lvlText w:val="%1."/>
      <w:lvlJc w:val="left"/>
      <w:pPr>
        <w:ind w:left="739" w:hanging="452"/>
      </w:pPr>
      <w:rPr>
        <w:rFonts w:ascii="Calibri" w:hAnsi="Calibri" w:cs="Calibri"/>
        <w:b/>
        <w:bCs/>
        <w:i w:val="0"/>
        <w:iCs w:val="0"/>
        <w:color w:val="231F20"/>
        <w:spacing w:val="0"/>
        <w:w w:val="100"/>
        <w:sz w:val="22"/>
        <w:szCs w:val="22"/>
      </w:rPr>
    </w:lvl>
    <w:lvl w:ilvl="1">
      <w:start w:val="1"/>
      <w:numFmt w:val="decimal"/>
      <w:lvlText w:val="%1.%2."/>
      <w:lvlJc w:val="left"/>
      <w:pPr>
        <w:ind w:left="739" w:hanging="452"/>
      </w:pPr>
      <w:rPr>
        <w:rFonts w:ascii="Calibri" w:hAnsi="Calibri" w:cs="Calibri"/>
        <w:b/>
        <w:bCs/>
        <w:i w:val="0"/>
        <w:iCs w:val="0"/>
        <w:color w:val="231F20"/>
        <w:spacing w:val="-2"/>
        <w:w w:val="100"/>
        <w:sz w:val="22"/>
        <w:szCs w:val="22"/>
      </w:rPr>
    </w:lvl>
    <w:lvl w:ilvl="2">
      <w:numFmt w:val="bullet"/>
      <w:lvlText w:val="•"/>
      <w:lvlJc w:val="left"/>
      <w:pPr>
        <w:ind w:left="2680" w:hanging="452"/>
      </w:pPr>
    </w:lvl>
    <w:lvl w:ilvl="3">
      <w:numFmt w:val="bullet"/>
      <w:lvlText w:val="•"/>
      <w:lvlJc w:val="left"/>
      <w:pPr>
        <w:ind w:left="3650" w:hanging="452"/>
      </w:pPr>
    </w:lvl>
    <w:lvl w:ilvl="4">
      <w:numFmt w:val="bullet"/>
      <w:lvlText w:val="•"/>
      <w:lvlJc w:val="left"/>
      <w:pPr>
        <w:ind w:left="4620" w:hanging="452"/>
      </w:pPr>
    </w:lvl>
    <w:lvl w:ilvl="5">
      <w:numFmt w:val="bullet"/>
      <w:lvlText w:val="•"/>
      <w:lvlJc w:val="left"/>
      <w:pPr>
        <w:ind w:left="5590" w:hanging="452"/>
      </w:pPr>
    </w:lvl>
    <w:lvl w:ilvl="6">
      <w:numFmt w:val="bullet"/>
      <w:lvlText w:val="•"/>
      <w:lvlJc w:val="left"/>
      <w:pPr>
        <w:ind w:left="6560" w:hanging="452"/>
      </w:pPr>
    </w:lvl>
    <w:lvl w:ilvl="7">
      <w:numFmt w:val="bullet"/>
      <w:lvlText w:val="•"/>
      <w:lvlJc w:val="left"/>
      <w:pPr>
        <w:ind w:left="7530" w:hanging="452"/>
      </w:pPr>
    </w:lvl>
    <w:lvl w:ilvl="8">
      <w:numFmt w:val="bullet"/>
      <w:lvlText w:val="•"/>
      <w:lvlJc w:val="left"/>
      <w:pPr>
        <w:ind w:left="8500" w:hanging="452"/>
      </w:pPr>
    </w:lvl>
  </w:abstractNum>
  <w:abstractNum w:abstractNumId="2" w15:restartNumberingAfterBreak="0">
    <w:nsid w:val="023F5FC0"/>
    <w:multiLevelType w:val="multilevel"/>
    <w:tmpl w:val="8034EEBE"/>
    <w:lvl w:ilvl="0">
      <w:start w:val="10"/>
      <w:numFmt w:val="decimal"/>
      <w:lvlText w:val="%1."/>
      <w:lvlJc w:val="left"/>
      <w:pPr>
        <w:ind w:left="570" w:hanging="570"/>
      </w:pPr>
      <w:rPr>
        <w:rFonts w:hint="default"/>
        <w:b/>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3411591"/>
    <w:multiLevelType w:val="hybridMultilevel"/>
    <w:tmpl w:val="55200E3C"/>
    <w:lvl w:ilvl="0" w:tplc="85AED99A">
      <w:start w:val="1"/>
      <w:numFmt w:val="decimal"/>
      <w:lvlText w:val="%1."/>
      <w:lvlJc w:val="left"/>
      <w:pPr>
        <w:ind w:left="1080" w:hanging="360"/>
      </w:pPr>
    </w:lvl>
    <w:lvl w:ilvl="1" w:tplc="9B8CC4EE">
      <w:start w:val="1"/>
      <w:numFmt w:val="lowerLetter"/>
      <w:lvlText w:val="%2."/>
      <w:lvlJc w:val="left"/>
      <w:pPr>
        <w:ind w:left="1800" w:hanging="360"/>
      </w:pPr>
    </w:lvl>
    <w:lvl w:ilvl="2" w:tplc="68F85854">
      <w:start w:val="1"/>
      <w:numFmt w:val="lowerRoman"/>
      <w:lvlText w:val="%3."/>
      <w:lvlJc w:val="right"/>
      <w:pPr>
        <w:ind w:left="2520" w:hanging="180"/>
      </w:pPr>
    </w:lvl>
    <w:lvl w:ilvl="3" w:tplc="EB18ABA2">
      <w:start w:val="1"/>
      <w:numFmt w:val="decimal"/>
      <w:lvlText w:val="%4."/>
      <w:lvlJc w:val="left"/>
      <w:pPr>
        <w:ind w:left="3240" w:hanging="360"/>
      </w:pPr>
    </w:lvl>
    <w:lvl w:ilvl="4" w:tplc="190C5A3E">
      <w:start w:val="1"/>
      <w:numFmt w:val="lowerLetter"/>
      <w:lvlText w:val="%5."/>
      <w:lvlJc w:val="left"/>
      <w:pPr>
        <w:ind w:left="3960" w:hanging="360"/>
      </w:pPr>
    </w:lvl>
    <w:lvl w:ilvl="5" w:tplc="56F433BE">
      <w:start w:val="1"/>
      <w:numFmt w:val="lowerRoman"/>
      <w:lvlText w:val="%6."/>
      <w:lvlJc w:val="right"/>
      <w:pPr>
        <w:ind w:left="4680" w:hanging="180"/>
      </w:pPr>
    </w:lvl>
    <w:lvl w:ilvl="6" w:tplc="56E86B36">
      <w:start w:val="1"/>
      <w:numFmt w:val="decimal"/>
      <w:lvlText w:val="%7."/>
      <w:lvlJc w:val="left"/>
      <w:pPr>
        <w:ind w:left="5400" w:hanging="360"/>
      </w:pPr>
    </w:lvl>
    <w:lvl w:ilvl="7" w:tplc="61E2AE82">
      <w:start w:val="1"/>
      <w:numFmt w:val="lowerLetter"/>
      <w:lvlText w:val="%8."/>
      <w:lvlJc w:val="left"/>
      <w:pPr>
        <w:ind w:left="6120" w:hanging="360"/>
      </w:pPr>
    </w:lvl>
    <w:lvl w:ilvl="8" w:tplc="501A572E">
      <w:start w:val="1"/>
      <w:numFmt w:val="lowerRoman"/>
      <w:lvlText w:val="%9."/>
      <w:lvlJc w:val="right"/>
      <w:pPr>
        <w:ind w:left="6840" w:hanging="180"/>
      </w:pPr>
    </w:lvl>
  </w:abstractNum>
  <w:abstractNum w:abstractNumId="4" w15:restartNumberingAfterBreak="0">
    <w:nsid w:val="04462351"/>
    <w:multiLevelType w:val="hybridMultilevel"/>
    <w:tmpl w:val="385C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776B6"/>
    <w:multiLevelType w:val="hybridMultilevel"/>
    <w:tmpl w:val="E3443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824E4"/>
    <w:multiLevelType w:val="hybridMultilevel"/>
    <w:tmpl w:val="F32207AE"/>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2AE744"/>
    <w:multiLevelType w:val="hybridMultilevel"/>
    <w:tmpl w:val="AC1647DE"/>
    <w:lvl w:ilvl="0" w:tplc="736A06E0">
      <w:start w:val="1"/>
      <w:numFmt w:val="decimal"/>
      <w:lvlText w:val="%1."/>
      <w:lvlJc w:val="left"/>
      <w:pPr>
        <w:ind w:left="540" w:hanging="360"/>
      </w:pPr>
    </w:lvl>
    <w:lvl w:ilvl="1" w:tplc="1514ED56">
      <w:start w:val="1"/>
      <w:numFmt w:val="lowerLetter"/>
      <w:lvlText w:val="%2."/>
      <w:lvlJc w:val="left"/>
      <w:pPr>
        <w:ind w:left="1260" w:hanging="360"/>
      </w:pPr>
    </w:lvl>
    <w:lvl w:ilvl="2" w:tplc="979CB778">
      <w:start w:val="1"/>
      <w:numFmt w:val="lowerRoman"/>
      <w:lvlText w:val="%3."/>
      <w:lvlJc w:val="right"/>
      <w:pPr>
        <w:ind w:left="1980" w:hanging="180"/>
      </w:pPr>
    </w:lvl>
    <w:lvl w:ilvl="3" w:tplc="11E8392A">
      <w:start w:val="1"/>
      <w:numFmt w:val="decimal"/>
      <w:lvlText w:val="%4."/>
      <w:lvlJc w:val="left"/>
      <w:pPr>
        <w:ind w:left="2700" w:hanging="360"/>
      </w:pPr>
    </w:lvl>
    <w:lvl w:ilvl="4" w:tplc="885466C0">
      <w:start w:val="1"/>
      <w:numFmt w:val="lowerLetter"/>
      <w:lvlText w:val="%5."/>
      <w:lvlJc w:val="left"/>
      <w:pPr>
        <w:ind w:left="3420" w:hanging="360"/>
      </w:pPr>
    </w:lvl>
    <w:lvl w:ilvl="5" w:tplc="673A8F92">
      <w:start w:val="1"/>
      <w:numFmt w:val="lowerRoman"/>
      <w:lvlText w:val="%6."/>
      <w:lvlJc w:val="right"/>
      <w:pPr>
        <w:ind w:left="4140" w:hanging="180"/>
      </w:pPr>
    </w:lvl>
    <w:lvl w:ilvl="6" w:tplc="447EEE9E">
      <w:start w:val="1"/>
      <w:numFmt w:val="decimal"/>
      <w:lvlText w:val="%7."/>
      <w:lvlJc w:val="left"/>
      <w:pPr>
        <w:ind w:left="4860" w:hanging="360"/>
      </w:pPr>
    </w:lvl>
    <w:lvl w:ilvl="7" w:tplc="DF8814FC">
      <w:start w:val="1"/>
      <w:numFmt w:val="lowerLetter"/>
      <w:lvlText w:val="%8."/>
      <w:lvlJc w:val="left"/>
      <w:pPr>
        <w:ind w:left="5580" w:hanging="360"/>
      </w:pPr>
    </w:lvl>
    <w:lvl w:ilvl="8" w:tplc="7B9A35B8">
      <w:start w:val="1"/>
      <w:numFmt w:val="lowerRoman"/>
      <w:lvlText w:val="%9."/>
      <w:lvlJc w:val="right"/>
      <w:pPr>
        <w:ind w:left="6300" w:hanging="180"/>
      </w:pPr>
    </w:lvl>
  </w:abstractNum>
  <w:abstractNum w:abstractNumId="8" w15:restartNumberingAfterBreak="0">
    <w:nsid w:val="0E4F2258"/>
    <w:multiLevelType w:val="hybridMultilevel"/>
    <w:tmpl w:val="7A822F2A"/>
    <w:lvl w:ilvl="0" w:tplc="AB8215F0">
      <w:start w:val="1"/>
      <w:numFmt w:val="decimal"/>
      <w:lvlText w:val="%1)"/>
      <w:lvlJc w:val="left"/>
      <w:pPr>
        <w:ind w:left="1020" w:hanging="360"/>
      </w:pPr>
    </w:lvl>
    <w:lvl w:ilvl="1" w:tplc="EEB8A994">
      <w:start w:val="1"/>
      <w:numFmt w:val="decimal"/>
      <w:lvlText w:val="%2)"/>
      <w:lvlJc w:val="left"/>
      <w:pPr>
        <w:ind w:left="1020" w:hanging="360"/>
      </w:pPr>
    </w:lvl>
    <w:lvl w:ilvl="2" w:tplc="0AA6FD4A">
      <w:start w:val="1"/>
      <w:numFmt w:val="decimal"/>
      <w:lvlText w:val="%3)"/>
      <w:lvlJc w:val="left"/>
      <w:pPr>
        <w:ind w:left="1020" w:hanging="360"/>
      </w:pPr>
    </w:lvl>
    <w:lvl w:ilvl="3" w:tplc="90B62050">
      <w:start w:val="1"/>
      <w:numFmt w:val="decimal"/>
      <w:lvlText w:val="%4)"/>
      <w:lvlJc w:val="left"/>
      <w:pPr>
        <w:ind w:left="1020" w:hanging="360"/>
      </w:pPr>
    </w:lvl>
    <w:lvl w:ilvl="4" w:tplc="F894E7D8">
      <w:start w:val="1"/>
      <w:numFmt w:val="decimal"/>
      <w:lvlText w:val="%5)"/>
      <w:lvlJc w:val="left"/>
      <w:pPr>
        <w:ind w:left="1020" w:hanging="360"/>
      </w:pPr>
    </w:lvl>
    <w:lvl w:ilvl="5" w:tplc="E0C8FD9C">
      <w:start w:val="1"/>
      <w:numFmt w:val="decimal"/>
      <w:lvlText w:val="%6)"/>
      <w:lvlJc w:val="left"/>
      <w:pPr>
        <w:ind w:left="1020" w:hanging="360"/>
      </w:pPr>
    </w:lvl>
    <w:lvl w:ilvl="6" w:tplc="D110067E">
      <w:start w:val="1"/>
      <w:numFmt w:val="decimal"/>
      <w:lvlText w:val="%7)"/>
      <w:lvlJc w:val="left"/>
      <w:pPr>
        <w:ind w:left="1020" w:hanging="360"/>
      </w:pPr>
    </w:lvl>
    <w:lvl w:ilvl="7" w:tplc="5D6C4FAA">
      <w:start w:val="1"/>
      <w:numFmt w:val="decimal"/>
      <w:lvlText w:val="%8)"/>
      <w:lvlJc w:val="left"/>
      <w:pPr>
        <w:ind w:left="1020" w:hanging="360"/>
      </w:pPr>
    </w:lvl>
    <w:lvl w:ilvl="8" w:tplc="7CCE5C3C">
      <w:start w:val="1"/>
      <w:numFmt w:val="decimal"/>
      <w:lvlText w:val="%9)"/>
      <w:lvlJc w:val="left"/>
      <w:pPr>
        <w:ind w:left="1020" w:hanging="360"/>
      </w:pPr>
    </w:lvl>
  </w:abstractNum>
  <w:abstractNum w:abstractNumId="9" w15:restartNumberingAfterBreak="0">
    <w:nsid w:val="0E7268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810CD3"/>
    <w:multiLevelType w:val="multilevel"/>
    <w:tmpl w:val="005AF2FE"/>
    <w:lvl w:ilvl="0">
      <w:start w:val="1"/>
      <w:numFmt w:val="decimal"/>
      <w:lvlText w:val="%1."/>
      <w:lvlJc w:val="left"/>
      <w:pPr>
        <w:ind w:left="360" w:hanging="360"/>
      </w:pPr>
      <w:rPr>
        <w:rFonts w:hint="default"/>
        <w:b/>
      </w:rPr>
    </w:lvl>
    <w:lvl w:ilvl="1">
      <w:start w:val="1"/>
      <w:numFmt w:val="decimal"/>
      <w:lvlText w:val="%1.%2."/>
      <w:lvlJc w:val="left"/>
      <w:pPr>
        <w:ind w:left="2592" w:hanging="432"/>
      </w:pPr>
      <w:rPr>
        <w:rFonts w:hint="default"/>
        <w:b/>
      </w:rPr>
    </w:lvl>
    <w:lvl w:ilvl="2">
      <w:start w:val="1"/>
      <w:numFmt w:val="decimal"/>
      <w:lvlText w:val="%1.%2.%3."/>
      <w:lvlJc w:val="left"/>
      <w:pPr>
        <w:ind w:left="131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8FA5B30"/>
    <w:multiLevelType w:val="hybridMultilevel"/>
    <w:tmpl w:val="2D7E9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B733F25"/>
    <w:multiLevelType w:val="hybridMultilevel"/>
    <w:tmpl w:val="572A7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F5A9C"/>
    <w:multiLevelType w:val="hybridMultilevel"/>
    <w:tmpl w:val="C9A4507A"/>
    <w:lvl w:ilvl="0" w:tplc="F21CAF3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F570FF8"/>
    <w:multiLevelType w:val="hybridMultilevel"/>
    <w:tmpl w:val="A59E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49304E"/>
    <w:multiLevelType w:val="hybridMultilevel"/>
    <w:tmpl w:val="D6EC9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8922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095D7B"/>
    <w:multiLevelType w:val="hybridMultilevel"/>
    <w:tmpl w:val="14BA8126"/>
    <w:lvl w:ilvl="0" w:tplc="FAA2E488">
      <w:start w:val="1"/>
      <w:numFmt w:val="decimal"/>
      <w:lvlText w:val="%1)"/>
      <w:lvlJc w:val="left"/>
      <w:pPr>
        <w:ind w:left="1020" w:hanging="360"/>
      </w:pPr>
    </w:lvl>
    <w:lvl w:ilvl="1" w:tplc="C7CEC9D6">
      <w:start w:val="1"/>
      <w:numFmt w:val="decimal"/>
      <w:lvlText w:val="%2)"/>
      <w:lvlJc w:val="left"/>
      <w:pPr>
        <w:ind w:left="1020" w:hanging="360"/>
      </w:pPr>
    </w:lvl>
    <w:lvl w:ilvl="2" w:tplc="C5746552">
      <w:start w:val="1"/>
      <w:numFmt w:val="decimal"/>
      <w:lvlText w:val="%3)"/>
      <w:lvlJc w:val="left"/>
      <w:pPr>
        <w:ind w:left="1020" w:hanging="360"/>
      </w:pPr>
    </w:lvl>
    <w:lvl w:ilvl="3" w:tplc="682CE022">
      <w:start w:val="1"/>
      <w:numFmt w:val="decimal"/>
      <w:lvlText w:val="%4)"/>
      <w:lvlJc w:val="left"/>
      <w:pPr>
        <w:ind w:left="1020" w:hanging="360"/>
      </w:pPr>
    </w:lvl>
    <w:lvl w:ilvl="4" w:tplc="F5BCC542">
      <w:start w:val="1"/>
      <w:numFmt w:val="decimal"/>
      <w:lvlText w:val="%5)"/>
      <w:lvlJc w:val="left"/>
      <w:pPr>
        <w:ind w:left="1020" w:hanging="360"/>
      </w:pPr>
    </w:lvl>
    <w:lvl w:ilvl="5" w:tplc="0F349DAE">
      <w:start w:val="1"/>
      <w:numFmt w:val="decimal"/>
      <w:lvlText w:val="%6)"/>
      <w:lvlJc w:val="left"/>
      <w:pPr>
        <w:ind w:left="1020" w:hanging="360"/>
      </w:pPr>
    </w:lvl>
    <w:lvl w:ilvl="6" w:tplc="9124B49C">
      <w:start w:val="1"/>
      <w:numFmt w:val="decimal"/>
      <w:lvlText w:val="%7)"/>
      <w:lvlJc w:val="left"/>
      <w:pPr>
        <w:ind w:left="1020" w:hanging="360"/>
      </w:pPr>
    </w:lvl>
    <w:lvl w:ilvl="7" w:tplc="45229726">
      <w:start w:val="1"/>
      <w:numFmt w:val="decimal"/>
      <w:lvlText w:val="%8)"/>
      <w:lvlJc w:val="left"/>
      <w:pPr>
        <w:ind w:left="1020" w:hanging="360"/>
      </w:pPr>
    </w:lvl>
    <w:lvl w:ilvl="8" w:tplc="2970FB9E">
      <w:start w:val="1"/>
      <w:numFmt w:val="decimal"/>
      <w:lvlText w:val="%9)"/>
      <w:lvlJc w:val="left"/>
      <w:pPr>
        <w:ind w:left="1020" w:hanging="360"/>
      </w:pPr>
    </w:lvl>
  </w:abstractNum>
  <w:abstractNum w:abstractNumId="18" w15:restartNumberingAfterBreak="0">
    <w:nsid w:val="260A0246"/>
    <w:multiLevelType w:val="hybridMultilevel"/>
    <w:tmpl w:val="BC489682"/>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7912D86"/>
    <w:multiLevelType w:val="hybridMultilevel"/>
    <w:tmpl w:val="3B52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3F7DED"/>
    <w:multiLevelType w:val="multilevel"/>
    <w:tmpl w:val="E716EC6C"/>
    <w:lvl w:ilvl="0">
      <w:start w:val="1"/>
      <w:numFmt w:val="decimal"/>
      <w:pStyle w:val="Legal3L1"/>
      <w:lvlText w:val="%1."/>
      <w:lvlJc w:val="left"/>
      <w:pPr>
        <w:tabs>
          <w:tab w:val="num" w:pos="810"/>
        </w:tabs>
        <w:ind w:left="810" w:hanging="720"/>
      </w:pPr>
      <w:rPr>
        <w:rFonts w:ascii="Century Gothic" w:hAnsi="Century Gothic" w:cs="Times New Roman" w:hint="default"/>
        <w:b/>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1224"/>
        </w:tabs>
        <w:ind w:left="1224" w:hanging="504"/>
      </w:pPr>
      <w:rPr>
        <w:rFonts w:cs="Times New Roman"/>
        <w:b/>
        <w:i w:val="0"/>
        <w:caps w:val="0"/>
        <w:strike w:val="0"/>
        <w:dstrike w:val="0"/>
        <w:vanish w:val="0"/>
        <w:color w:val="000000"/>
        <w:u w:val="none"/>
        <w:effect w:val="none"/>
        <w:vertAlign w:val="baseline"/>
      </w:rPr>
    </w:lvl>
    <w:lvl w:ilvl="2">
      <w:start w:val="1"/>
      <w:numFmt w:val="decimal"/>
      <w:pStyle w:val="Legal3L3"/>
      <w:lvlText w:val="%1.%2.%3"/>
      <w:lvlJc w:val="left"/>
      <w:pPr>
        <w:tabs>
          <w:tab w:val="num" w:pos="2160"/>
        </w:tabs>
        <w:ind w:left="2160" w:hanging="720"/>
      </w:pPr>
      <w:rPr>
        <w:rFonts w:cs="Times New Roman"/>
        <w:b/>
        <w:i w:val="0"/>
        <w:caps w:val="0"/>
        <w:strike w:val="0"/>
        <w:dstrike w:val="0"/>
        <w:vanish w:val="0"/>
        <w:color w:val="000000"/>
        <w:u w:val="none"/>
        <w:effect w:val="none"/>
        <w:vertAlign w:val="baseline"/>
      </w:rPr>
    </w:lvl>
    <w:lvl w:ilvl="3">
      <w:start w:val="1"/>
      <w:numFmt w:val="lowerLetter"/>
      <w:pStyle w:val="Legal3L4"/>
      <w:lvlText w:val="(%4)"/>
      <w:lvlJc w:val="left"/>
      <w:pPr>
        <w:tabs>
          <w:tab w:val="num" w:pos="2880"/>
        </w:tabs>
        <w:ind w:firstLine="2160"/>
      </w:pPr>
      <w:rPr>
        <w:rFonts w:cs="Times New Roman"/>
        <w:b w:val="0"/>
        <w:i w:val="0"/>
        <w:caps w:val="0"/>
        <w:strike w:val="0"/>
        <w:dstrike w:val="0"/>
        <w:vanish w:val="0"/>
        <w:color w:val="000000"/>
        <w:u w:val="none"/>
        <w:effect w:val="none"/>
        <w:vertAlign w:val="baseline"/>
      </w:rPr>
    </w:lvl>
    <w:lvl w:ilvl="4">
      <w:start w:val="1"/>
      <w:numFmt w:val="lowerRoman"/>
      <w:pStyle w:val="Legal3L5"/>
      <w:lvlText w:val="(%5)"/>
      <w:lvlJc w:val="left"/>
      <w:pPr>
        <w:tabs>
          <w:tab w:val="num" w:pos="3600"/>
        </w:tabs>
        <w:ind w:firstLine="2880"/>
      </w:pPr>
      <w:rPr>
        <w:rFonts w:cs="Times New Roman"/>
        <w:b w:val="0"/>
        <w:i w:val="0"/>
        <w:caps w:val="0"/>
        <w:strike w:val="0"/>
        <w:dstrike w:val="0"/>
        <w:vanish w:val="0"/>
        <w:color w:val="000000"/>
        <w:u w:val="none"/>
        <w:effect w:val="none"/>
        <w:vertAlign w:val="baseline"/>
      </w:rPr>
    </w:lvl>
    <w:lvl w:ilvl="5">
      <w:start w:val="1"/>
      <w:numFmt w:val="decimal"/>
      <w:pStyle w:val="Legal3L6"/>
      <w:lvlText w:val="(%6)"/>
      <w:lvlJc w:val="left"/>
      <w:pPr>
        <w:tabs>
          <w:tab w:val="num" w:pos="4320"/>
        </w:tabs>
        <w:ind w:firstLine="3600"/>
      </w:pPr>
      <w:rPr>
        <w:rFonts w:cs="Times New Roman"/>
        <w:b w:val="0"/>
        <w:i w:val="0"/>
        <w:caps w:val="0"/>
        <w:strike w:val="0"/>
        <w:dstrike w:val="0"/>
        <w:vanish w:val="0"/>
        <w:color w:val="000000"/>
        <w:u w:val="none"/>
        <w:effect w:val="none"/>
        <w:vertAlign w:val="baseline"/>
      </w:rPr>
    </w:lvl>
    <w:lvl w:ilvl="6">
      <w:start w:val="1"/>
      <w:numFmt w:val="lowerLetter"/>
      <w:pStyle w:val="Legal3L7"/>
      <w:lvlText w:val="(%7)"/>
      <w:lvlJc w:val="left"/>
      <w:pPr>
        <w:tabs>
          <w:tab w:val="num" w:pos="4320"/>
        </w:tabs>
        <w:ind w:left="720" w:firstLine="2880"/>
      </w:pPr>
      <w:rPr>
        <w:rFonts w:cs="Times New Roman"/>
        <w:b w:val="0"/>
        <w:i w:val="0"/>
        <w:caps w:val="0"/>
        <w:strike w:val="0"/>
        <w:dstrike w:val="0"/>
        <w:vanish w:val="0"/>
        <w:color w:val="000000"/>
        <w:u w:val="none"/>
        <w:effect w:val="none"/>
        <w:vertAlign w:val="baseline"/>
      </w:rPr>
    </w:lvl>
    <w:lvl w:ilvl="7">
      <w:start w:val="1"/>
      <w:numFmt w:val="lowerRoman"/>
      <w:pStyle w:val="Legal3L8"/>
      <w:lvlText w:val="(%8)"/>
      <w:lvlJc w:val="left"/>
      <w:pPr>
        <w:tabs>
          <w:tab w:val="num" w:pos="4320"/>
        </w:tabs>
        <w:ind w:left="1440" w:firstLine="2160"/>
      </w:pPr>
      <w:rPr>
        <w:rFonts w:cs="Times New Roman"/>
        <w:b w:val="0"/>
        <w:i w:val="0"/>
        <w:caps w:val="0"/>
        <w:strike w:val="0"/>
        <w:dstrike w:val="0"/>
        <w:vanish w:val="0"/>
        <w:color w:val="000000"/>
        <w:u w:val="none"/>
        <w:effect w:val="none"/>
        <w:vertAlign w:val="baseline"/>
      </w:rPr>
    </w:lvl>
    <w:lvl w:ilvl="8">
      <w:start w:val="1"/>
      <w:numFmt w:val="decimal"/>
      <w:pStyle w:val="Legal3L9"/>
      <w:lvlText w:val="(%9)"/>
      <w:lvlJc w:val="left"/>
      <w:pPr>
        <w:tabs>
          <w:tab w:val="num" w:pos="4320"/>
        </w:tabs>
        <w:ind w:left="2160" w:firstLine="1440"/>
      </w:pPr>
      <w:rPr>
        <w:rFonts w:cs="Times New Roman"/>
        <w:b w:val="0"/>
        <w:i w:val="0"/>
        <w:caps w:val="0"/>
        <w:strike w:val="0"/>
        <w:dstrike w:val="0"/>
        <w:vanish w:val="0"/>
        <w:color w:val="000000"/>
        <w:u w:val="none"/>
        <w:effect w:val="none"/>
        <w:vertAlign w:val="baseline"/>
      </w:rPr>
    </w:lvl>
  </w:abstractNum>
  <w:abstractNum w:abstractNumId="21" w15:restartNumberingAfterBreak="0">
    <w:nsid w:val="2B256DE2"/>
    <w:multiLevelType w:val="multilevel"/>
    <w:tmpl w:val="E33AB976"/>
    <w:lvl w:ilvl="0">
      <w:start w:val="1"/>
      <w:numFmt w:val="decimal"/>
      <w:pStyle w:val="OutlineJPM"/>
      <w:lvlText w:val="%1."/>
      <w:lvlJc w:val="left"/>
      <w:pPr>
        <w:ind w:left="360" w:hanging="360"/>
      </w:pPr>
      <w:rPr>
        <w:b/>
      </w:rPr>
    </w:lvl>
    <w:lvl w:ilvl="1">
      <w:start w:val="1"/>
      <w:numFmt w:val="decimal"/>
      <w:pStyle w:val="Outline"/>
      <w:lvlText w:val="%1.%2."/>
      <w:lvlJc w:val="left"/>
      <w:pPr>
        <w:ind w:left="124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B9D5FF2"/>
    <w:multiLevelType w:val="hybridMultilevel"/>
    <w:tmpl w:val="FF0C08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08584B"/>
    <w:multiLevelType w:val="hybridMultilevel"/>
    <w:tmpl w:val="0CF434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FFA37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6713E4C"/>
    <w:multiLevelType w:val="multilevel"/>
    <w:tmpl w:val="00B47448"/>
    <w:lvl w:ilvl="0">
      <w:start w:val="11"/>
      <w:numFmt w:val="decimal"/>
      <w:lvlText w:val="%1."/>
      <w:lvlJc w:val="left"/>
      <w:pPr>
        <w:ind w:left="840" w:hanging="570"/>
      </w:pPr>
      <w:rPr>
        <w:rFonts w:hint="default"/>
        <w:b/>
      </w:rPr>
    </w:lvl>
    <w:lvl w:ilvl="1">
      <w:start w:val="1"/>
      <w:numFmt w:val="decimal"/>
      <w:lvlText w:val="%1.%2."/>
      <w:lvlJc w:val="left"/>
      <w:pPr>
        <w:ind w:left="720" w:hanging="720"/>
      </w:pPr>
      <w:rPr>
        <w:rFonts w:hint="default"/>
        <w:b/>
        <w:bCs w:val="0"/>
      </w:rPr>
    </w:lvl>
    <w:lvl w:ilvl="2">
      <w:start w:val="1"/>
      <w:numFmt w:val="decimal"/>
      <w:lvlText w:val="%1.%2.%3."/>
      <w:lvlJc w:val="left"/>
      <w:pPr>
        <w:ind w:left="1530" w:hanging="720"/>
      </w:pPr>
      <w:rPr>
        <w:rFonts w:asciiTheme="majorHAnsi" w:hAnsiTheme="majorHAnsi" w:hint="default"/>
        <w:b w:val="0"/>
        <w:bCs/>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70E4ADC"/>
    <w:multiLevelType w:val="multilevel"/>
    <w:tmpl w:val="2F4022EE"/>
    <w:lvl w:ilvl="0">
      <w:start w:val="1"/>
      <w:numFmt w:val="decimal"/>
      <w:lvlText w:val="%1."/>
      <w:lvlJc w:val="left"/>
      <w:pPr>
        <w:ind w:left="450" w:hanging="360"/>
      </w:pPr>
      <w:rPr>
        <w:rFonts w:asciiTheme="minorHAnsi" w:hAnsiTheme="minorHAnsi" w:cstheme="minorHAnsi" w:hint="default"/>
        <w:b/>
      </w:rPr>
    </w:lvl>
    <w:lvl w:ilvl="1">
      <w:start w:val="1"/>
      <w:numFmt w:val="decimal"/>
      <w:lvlText w:val="%1.%2."/>
      <w:lvlJc w:val="left"/>
      <w:pPr>
        <w:ind w:left="1566" w:hanging="576"/>
      </w:pPr>
      <w:rPr>
        <w:rFonts w:hint="default"/>
        <w:b w:val="0"/>
      </w:rPr>
    </w:lvl>
    <w:lvl w:ilvl="2">
      <w:start w:val="1"/>
      <w:numFmt w:val="decimal"/>
      <w:lvlText w:val="%1.%2.%3."/>
      <w:lvlJc w:val="left"/>
      <w:pPr>
        <w:ind w:left="954" w:hanging="504"/>
      </w:pPr>
      <w:rPr>
        <w:rFonts w:asciiTheme="minorHAnsi" w:hAnsiTheme="minorHAnsi" w:cstheme="minorHAnsi" w:hint="default"/>
        <w:b w: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7" w15:restartNumberingAfterBreak="0">
    <w:nsid w:val="371C6C41"/>
    <w:multiLevelType w:val="hybridMultilevel"/>
    <w:tmpl w:val="8E1C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296EB8"/>
    <w:multiLevelType w:val="hybridMultilevel"/>
    <w:tmpl w:val="9106222E"/>
    <w:lvl w:ilvl="0" w:tplc="CBBEBF2E">
      <w:start w:val="1"/>
      <w:numFmt w:val="decimal"/>
      <w:lvlText w:val="%1)"/>
      <w:lvlJc w:val="left"/>
      <w:pPr>
        <w:ind w:left="1020" w:hanging="360"/>
      </w:pPr>
    </w:lvl>
    <w:lvl w:ilvl="1" w:tplc="B87623EC">
      <w:start w:val="1"/>
      <w:numFmt w:val="decimal"/>
      <w:lvlText w:val="%2)"/>
      <w:lvlJc w:val="left"/>
      <w:pPr>
        <w:ind w:left="1020" w:hanging="360"/>
      </w:pPr>
    </w:lvl>
    <w:lvl w:ilvl="2" w:tplc="A1223EEE">
      <w:start w:val="1"/>
      <w:numFmt w:val="decimal"/>
      <w:lvlText w:val="%3)"/>
      <w:lvlJc w:val="left"/>
      <w:pPr>
        <w:ind w:left="1020" w:hanging="360"/>
      </w:pPr>
    </w:lvl>
    <w:lvl w:ilvl="3" w:tplc="7D42C94E">
      <w:start w:val="1"/>
      <w:numFmt w:val="decimal"/>
      <w:lvlText w:val="%4)"/>
      <w:lvlJc w:val="left"/>
      <w:pPr>
        <w:ind w:left="1020" w:hanging="360"/>
      </w:pPr>
    </w:lvl>
    <w:lvl w:ilvl="4" w:tplc="56322AFC">
      <w:start w:val="1"/>
      <w:numFmt w:val="decimal"/>
      <w:lvlText w:val="%5)"/>
      <w:lvlJc w:val="left"/>
      <w:pPr>
        <w:ind w:left="1020" w:hanging="360"/>
      </w:pPr>
    </w:lvl>
    <w:lvl w:ilvl="5" w:tplc="741A820C">
      <w:start w:val="1"/>
      <w:numFmt w:val="decimal"/>
      <w:lvlText w:val="%6)"/>
      <w:lvlJc w:val="left"/>
      <w:pPr>
        <w:ind w:left="1020" w:hanging="360"/>
      </w:pPr>
    </w:lvl>
    <w:lvl w:ilvl="6" w:tplc="8550E808">
      <w:start w:val="1"/>
      <w:numFmt w:val="decimal"/>
      <w:lvlText w:val="%7)"/>
      <w:lvlJc w:val="left"/>
      <w:pPr>
        <w:ind w:left="1020" w:hanging="360"/>
      </w:pPr>
    </w:lvl>
    <w:lvl w:ilvl="7" w:tplc="043EFBB4">
      <w:start w:val="1"/>
      <w:numFmt w:val="decimal"/>
      <w:lvlText w:val="%8)"/>
      <w:lvlJc w:val="left"/>
      <w:pPr>
        <w:ind w:left="1020" w:hanging="360"/>
      </w:pPr>
    </w:lvl>
    <w:lvl w:ilvl="8" w:tplc="B0EAAAB6">
      <w:start w:val="1"/>
      <w:numFmt w:val="decimal"/>
      <w:lvlText w:val="%9)"/>
      <w:lvlJc w:val="left"/>
      <w:pPr>
        <w:ind w:left="1020" w:hanging="360"/>
      </w:pPr>
    </w:lvl>
  </w:abstractNum>
  <w:abstractNum w:abstractNumId="29" w15:restartNumberingAfterBreak="0">
    <w:nsid w:val="3EF57A26"/>
    <w:multiLevelType w:val="hybridMultilevel"/>
    <w:tmpl w:val="C8B45414"/>
    <w:lvl w:ilvl="0" w:tplc="FFFFFFFF">
      <w:start w:val="1"/>
      <w:numFmt w:val="upp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C26C6"/>
    <w:multiLevelType w:val="multilevel"/>
    <w:tmpl w:val="45C285CE"/>
    <w:lvl w:ilvl="0">
      <w:start w:val="7"/>
      <w:numFmt w:val="decimal"/>
      <w:lvlText w:val="%1."/>
      <w:lvlJc w:val="left"/>
      <w:pPr>
        <w:ind w:left="720" w:hanging="720"/>
      </w:pPr>
      <w:rPr>
        <w:rFonts w:hint="default"/>
      </w:rPr>
    </w:lvl>
    <w:lvl w:ilvl="1">
      <w:start w:val="1"/>
      <w:numFmt w:val="decimal"/>
      <w:lvlText w:val="%1.%2."/>
      <w:lvlJc w:val="left"/>
      <w:pPr>
        <w:ind w:left="1296" w:hanging="720"/>
      </w:pPr>
      <w:rPr>
        <w:rFonts w:hint="default"/>
      </w:rPr>
    </w:lvl>
    <w:lvl w:ilvl="2">
      <w:start w:val="6"/>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1" w15:restartNumberingAfterBreak="0">
    <w:nsid w:val="3FBA06FF"/>
    <w:multiLevelType w:val="hybridMultilevel"/>
    <w:tmpl w:val="BB6A896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65F6434"/>
    <w:multiLevelType w:val="multilevel"/>
    <w:tmpl w:val="BCFC9336"/>
    <w:lvl w:ilvl="0">
      <w:start w:val="6"/>
      <w:numFmt w:val="decimal"/>
      <w:lvlText w:val="%1."/>
      <w:lvlJc w:val="left"/>
      <w:pPr>
        <w:ind w:left="360" w:hanging="360"/>
      </w:pPr>
      <w:rPr>
        <w:rFonts w:hint="default"/>
        <w:b/>
      </w:rPr>
    </w:lvl>
    <w:lvl w:ilvl="1">
      <w:start w:val="8"/>
      <w:numFmt w:val="decimal"/>
      <w:lvlText w:val="%1.%2."/>
      <w:lvlJc w:val="left"/>
      <w:pPr>
        <w:ind w:left="399" w:hanging="360"/>
      </w:pPr>
      <w:rPr>
        <w:rFonts w:hint="default"/>
        <w:b/>
      </w:rPr>
    </w:lvl>
    <w:lvl w:ilvl="2">
      <w:start w:val="1"/>
      <w:numFmt w:val="decimal"/>
      <w:lvlText w:val="%1.%2.%3."/>
      <w:lvlJc w:val="left"/>
      <w:pPr>
        <w:ind w:left="798" w:hanging="720"/>
      </w:pPr>
      <w:rPr>
        <w:rFonts w:hint="default"/>
        <w:b/>
      </w:rPr>
    </w:lvl>
    <w:lvl w:ilvl="3">
      <w:start w:val="1"/>
      <w:numFmt w:val="decimal"/>
      <w:lvlText w:val="%1.%2.%3.%4."/>
      <w:lvlJc w:val="left"/>
      <w:pPr>
        <w:ind w:left="837" w:hanging="720"/>
      </w:pPr>
      <w:rPr>
        <w:rFonts w:hint="default"/>
        <w:b/>
      </w:rPr>
    </w:lvl>
    <w:lvl w:ilvl="4">
      <w:start w:val="1"/>
      <w:numFmt w:val="decimal"/>
      <w:lvlText w:val="%1.%2.%3.%4.%5."/>
      <w:lvlJc w:val="left"/>
      <w:pPr>
        <w:ind w:left="1236" w:hanging="1080"/>
      </w:pPr>
      <w:rPr>
        <w:rFonts w:hint="default"/>
        <w:b/>
      </w:rPr>
    </w:lvl>
    <w:lvl w:ilvl="5">
      <w:start w:val="1"/>
      <w:numFmt w:val="decimal"/>
      <w:lvlText w:val="%1.%2.%3.%4.%5.%6."/>
      <w:lvlJc w:val="left"/>
      <w:pPr>
        <w:ind w:left="1275" w:hanging="1080"/>
      </w:pPr>
      <w:rPr>
        <w:rFonts w:hint="default"/>
        <w:b/>
      </w:rPr>
    </w:lvl>
    <w:lvl w:ilvl="6">
      <w:start w:val="1"/>
      <w:numFmt w:val="decimal"/>
      <w:lvlText w:val="%1.%2.%3.%4.%5.%6.%7."/>
      <w:lvlJc w:val="left"/>
      <w:pPr>
        <w:ind w:left="1674" w:hanging="1440"/>
      </w:pPr>
      <w:rPr>
        <w:rFonts w:hint="default"/>
        <w:b/>
      </w:rPr>
    </w:lvl>
    <w:lvl w:ilvl="7">
      <w:start w:val="1"/>
      <w:numFmt w:val="decimal"/>
      <w:lvlText w:val="%1.%2.%3.%4.%5.%6.%7.%8."/>
      <w:lvlJc w:val="left"/>
      <w:pPr>
        <w:ind w:left="1713" w:hanging="1440"/>
      </w:pPr>
      <w:rPr>
        <w:rFonts w:hint="default"/>
        <w:b/>
      </w:rPr>
    </w:lvl>
    <w:lvl w:ilvl="8">
      <w:start w:val="1"/>
      <w:numFmt w:val="decimal"/>
      <w:lvlText w:val="%1.%2.%3.%4.%5.%6.%7.%8.%9."/>
      <w:lvlJc w:val="left"/>
      <w:pPr>
        <w:ind w:left="2112" w:hanging="1800"/>
      </w:pPr>
      <w:rPr>
        <w:rFonts w:hint="default"/>
        <w:b/>
      </w:rPr>
    </w:lvl>
  </w:abstractNum>
  <w:abstractNum w:abstractNumId="33" w15:restartNumberingAfterBreak="0">
    <w:nsid w:val="4A7D57B3"/>
    <w:multiLevelType w:val="multilevel"/>
    <w:tmpl w:val="0A825726"/>
    <w:lvl w:ilvl="0">
      <w:start w:val="15"/>
      <w:numFmt w:val="decimal"/>
      <w:lvlText w:val="%1."/>
      <w:lvlJc w:val="left"/>
      <w:pPr>
        <w:ind w:left="570" w:hanging="570"/>
      </w:pPr>
      <w:rPr>
        <w:rFonts w:hint="default"/>
        <w:b/>
      </w:rPr>
    </w:lvl>
    <w:lvl w:ilvl="1">
      <w:start w:val="1"/>
      <w:numFmt w:val="decimal"/>
      <w:lvlText w:val="%1.%2."/>
      <w:lvlJc w:val="left"/>
      <w:pPr>
        <w:ind w:left="1080" w:hanging="720"/>
      </w:pPr>
      <w:rPr>
        <w:rFonts w:hint="default"/>
        <w:b/>
        <w:bCs/>
      </w:rPr>
    </w:lvl>
    <w:lvl w:ilvl="2">
      <w:start w:val="1"/>
      <w:numFmt w:val="decimal"/>
      <w:lvlText w:val="%1.%2.%3."/>
      <w:lvlJc w:val="left"/>
      <w:pPr>
        <w:ind w:left="1890" w:hanging="720"/>
      </w:pPr>
      <w:rPr>
        <w:rFonts w:hint="default"/>
        <w:b w:val="0"/>
      </w:rPr>
    </w:lvl>
    <w:lvl w:ilvl="3">
      <w:start w:val="1"/>
      <w:numFmt w:val="decimal"/>
      <w:lvlText w:val="%1.%2.%3.%4."/>
      <w:lvlJc w:val="left"/>
      <w:pPr>
        <w:ind w:left="1890" w:hanging="1080"/>
      </w:pPr>
      <w:rPr>
        <w:rFonts w:hint="default"/>
        <w:b w:val="0"/>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4BF65921"/>
    <w:multiLevelType w:val="multilevel"/>
    <w:tmpl w:val="14DEE1B8"/>
    <w:lvl w:ilvl="0">
      <w:start w:val="7"/>
      <w:numFmt w:val="decimal"/>
      <w:lvlText w:val="%1"/>
      <w:lvlJc w:val="left"/>
      <w:pPr>
        <w:ind w:left="675" w:hanging="675"/>
      </w:pPr>
      <w:rPr>
        <w:rFonts w:hint="default"/>
      </w:rPr>
    </w:lvl>
    <w:lvl w:ilvl="1">
      <w:start w:val="1"/>
      <w:numFmt w:val="decimal"/>
      <w:lvlText w:val="%1.%2"/>
      <w:lvlJc w:val="left"/>
      <w:pPr>
        <w:ind w:left="1251" w:hanging="675"/>
      </w:pPr>
      <w:rPr>
        <w:rFonts w:hint="default"/>
      </w:rPr>
    </w:lvl>
    <w:lvl w:ilvl="2">
      <w:start w:val="6"/>
      <w:numFmt w:val="decimal"/>
      <w:lvlText w:val="%1.%2.%3"/>
      <w:lvlJc w:val="left"/>
      <w:pPr>
        <w:ind w:left="1872" w:hanging="720"/>
      </w:pPr>
      <w:rPr>
        <w:rFonts w:hint="default"/>
      </w:rPr>
    </w:lvl>
    <w:lvl w:ilvl="3">
      <w:start w:val="2"/>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5" w15:restartNumberingAfterBreak="0">
    <w:nsid w:val="52652F11"/>
    <w:multiLevelType w:val="multilevel"/>
    <w:tmpl w:val="13D64AB0"/>
    <w:lvl w:ilvl="0">
      <w:start w:val="1"/>
      <w:numFmt w:val="decimal"/>
      <w:lvlText w:val="%1."/>
      <w:lvlJc w:val="left"/>
      <w:pPr>
        <w:ind w:left="360" w:hanging="360"/>
      </w:pPr>
      <w:rPr>
        <w:b/>
        <w:bCs/>
        <w:i w:val="0"/>
        <w:i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6067A4A"/>
    <w:multiLevelType w:val="multilevel"/>
    <w:tmpl w:val="18C0EDEE"/>
    <w:lvl w:ilvl="0">
      <w:start w:val="5"/>
      <w:numFmt w:val="decimal"/>
      <w:lvlText w:val="%1."/>
      <w:lvlJc w:val="left"/>
      <w:pPr>
        <w:tabs>
          <w:tab w:val="num" w:pos="1710"/>
        </w:tabs>
        <w:ind w:left="1710" w:hanging="360"/>
      </w:pPr>
      <w:rPr>
        <w:rFonts w:hint="default"/>
        <w:b/>
      </w:rPr>
    </w:lvl>
    <w:lvl w:ilvl="1">
      <w:start w:val="4"/>
      <w:numFmt w:val="decimal"/>
      <w:isLgl/>
      <w:lvlText w:val="%1.%2"/>
      <w:lvlJc w:val="left"/>
      <w:pPr>
        <w:tabs>
          <w:tab w:val="num" w:pos="570"/>
        </w:tabs>
        <w:ind w:left="570" w:hanging="390"/>
      </w:pPr>
      <w:rPr>
        <w:rFonts w:hint="default"/>
        <w:b/>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080"/>
        </w:tabs>
        <w:ind w:left="1080" w:hanging="72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7" w15:restartNumberingAfterBreak="0">
    <w:nsid w:val="57540588"/>
    <w:multiLevelType w:val="hybridMultilevel"/>
    <w:tmpl w:val="BB6A8968"/>
    <w:lvl w:ilvl="0" w:tplc="04090011">
      <w:start w:val="1"/>
      <w:numFmt w:val="decimal"/>
      <w:lvlText w:val="%1)"/>
      <w:lvlJc w:val="left"/>
      <w:pPr>
        <w:ind w:left="81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540773"/>
    <w:multiLevelType w:val="multilevel"/>
    <w:tmpl w:val="B1E06974"/>
    <w:lvl w:ilvl="0">
      <w:start w:val="1"/>
      <w:numFmt w:val="decimal"/>
      <w:lvlText w:val="%1."/>
      <w:lvlJc w:val="left"/>
      <w:pPr>
        <w:ind w:left="36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9" w15:restartNumberingAfterBreak="0">
    <w:nsid w:val="5A0B33EF"/>
    <w:multiLevelType w:val="multilevel"/>
    <w:tmpl w:val="D8665A30"/>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rPr>
        <w:rFonts w:hint="default"/>
        <w:b/>
      </w:rPr>
    </w:lvl>
    <w:lvl w:ilvl="2">
      <w:start w:val="1"/>
      <w:numFmt w:val="decimal"/>
      <w:lvlText w:val="%1.%2.%3."/>
      <w:lvlJc w:val="left"/>
      <w:pPr>
        <w:ind w:left="104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B284C54"/>
    <w:multiLevelType w:val="hybridMultilevel"/>
    <w:tmpl w:val="D5AA811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1" w15:restartNumberingAfterBreak="0">
    <w:nsid w:val="5FD77822"/>
    <w:multiLevelType w:val="hybridMultilevel"/>
    <w:tmpl w:val="B03A264E"/>
    <w:lvl w:ilvl="0" w:tplc="3380F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1CE59D8"/>
    <w:multiLevelType w:val="multilevel"/>
    <w:tmpl w:val="FFFFFFFF"/>
    <w:lvl w:ilvl="0">
      <w:start w:val="1"/>
      <w:numFmt w:val="decimal"/>
      <w:lvlText w:val="%1."/>
      <w:lvlJc w:val="left"/>
      <w:pPr>
        <w:ind w:left="739" w:hanging="452"/>
      </w:pPr>
      <w:rPr>
        <w:rFonts w:ascii="Calibri" w:hAnsi="Calibri" w:cs="Calibri"/>
        <w:b/>
        <w:bCs/>
        <w:i w:val="0"/>
        <w:iCs w:val="0"/>
        <w:color w:val="231F20"/>
        <w:spacing w:val="0"/>
        <w:w w:val="100"/>
        <w:sz w:val="22"/>
        <w:szCs w:val="22"/>
      </w:rPr>
    </w:lvl>
    <w:lvl w:ilvl="1">
      <w:start w:val="1"/>
      <w:numFmt w:val="decimal"/>
      <w:lvlText w:val="%1.%2."/>
      <w:lvlJc w:val="left"/>
      <w:pPr>
        <w:ind w:left="739" w:hanging="452"/>
      </w:pPr>
      <w:rPr>
        <w:rFonts w:ascii="Calibri" w:hAnsi="Calibri" w:cs="Calibri"/>
        <w:b/>
        <w:bCs/>
        <w:i w:val="0"/>
        <w:iCs w:val="0"/>
        <w:color w:val="231F20"/>
        <w:spacing w:val="-2"/>
        <w:w w:val="100"/>
        <w:sz w:val="22"/>
        <w:szCs w:val="22"/>
      </w:rPr>
    </w:lvl>
    <w:lvl w:ilvl="2">
      <w:start w:val="1"/>
      <w:numFmt w:val="decimal"/>
      <w:lvlText w:val="%1.%2.%3."/>
      <w:lvlJc w:val="left"/>
      <w:pPr>
        <w:ind w:left="1459" w:hanging="632"/>
      </w:pPr>
      <w:rPr>
        <w:rFonts w:ascii="Calibri" w:hAnsi="Calibri" w:cs="Calibri"/>
        <w:b w:val="0"/>
        <w:bCs w:val="0"/>
        <w:i w:val="0"/>
        <w:iCs w:val="0"/>
        <w:color w:val="231F20"/>
        <w:spacing w:val="0"/>
        <w:w w:val="100"/>
        <w:sz w:val="22"/>
        <w:szCs w:val="22"/>
      </w:rPr>
    </w:lvl>
    <w:lvl w:ilvl="3">
      <w:numFmt w:val="bullet"/>
      <w:lvlText w:val="•"/>
      <w:lvlJc w:val="left"/>
      <w:pPr>
        <w:ind w:left="3455" w:hanging="632"/>
      </w:pPr>
    </w:lvl>
    <w:lvl w:ilvl="4">
      <w:numFmt w:val="bullet"/>
      <w:lvlText w:val="•"/>
      <w:lvlJc w:val="left"/>
      <w:pPr>
        <w:ind w:left="4453" w:hanging="632"/>
      </w:pPr>
    </w:lvl>
    <w:lvl w:ilvl="5">
      <w:numFmt w:val="bullet"/>
      <w:lvlText w:val="•"/>
      <w:lvlJc w:val="left"/>
      <w:pPr>
        <w:ind w:left="5451" w:hanging="632"/>
      </w:pPr>
    </w:lvl>
    <w:lvl w:ilvl="6">
      <w:numFmt w:val="bullet"/>
      <w:lvlText w:val="•"/>
      <w:lvlJc w:val="left"/>
      <w:pPr>
        <w:ind w:left="6448" w:hanging="632"/>
      </w:pPr>
    </w:lvl>
    <w:lvl w:ilvl="7">
      <w:numFmt w:val="bullet"/>
      <w:lvlText w:val="•"/>
      <w:lvlJc w:val="left"/>
      <w:pPr>
        <w:ind w:left="7446" w:hanging="632"/>
      </w:pPr>
    </w:lvl>
    <w:lvl w:ilvl="8">
      <w:numFmt w:val="bullet"/>
      <w:lvlText w:val="•"/>
      <w:lvlJc w:val="left"/>
      <w:pPr>
        <w:ind w:left="8444" w:hanging="632"/>
      </w:pPr>
    </w:lvl>
  </w:abstractNum>
  <w:abstractNum w:abstractNumId="43" w15:restartNumberingAfterBreak="0">
    <w:nsid w:val="61E85E78"/>
    <w:multiLevelType w:val="multilevel"/>
    <w:tmpl w:val="E50ECDCE"/>
    <w:lvl w:ilvl="0">
      <w:start w:val="1"/>
      <w:numFmt w:val="decimal"/>
      <w:lvlText w:val="%1."/>
      <w:lvlJc w:val="left"/>
      <w:pPr>
        <w:ind w:left="720" w:hanging="360"/>
      </w:pPr>
      <w:rPr>
        <w:b/>
        <w:color w:val="auto"/>
      </w:rPr>
    </w:lvl>
    <w:lvl w:ilvl="1">
      <w:start w:val="1"/>
      <w:numFmt w:val="decimal"/>
      <w:lvlText w:val="%1.%2."/>
      <w:lvlJc w:val="left"/>
      <w:pPr>
        <w:ind w:left="882" w:hanging="432"/>
      </w:pPr>
      <w:rPr>
        <w:b w:val="0"/>
        <w:color w:val="auto"/>
        <w:sz w:val="24"/>
        <w:szCs w:val="24"/>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4" w15:restartNumberingAfterBreak="0">
    <w:nsid w:val="65E845B6"/>
    <w:multiLevelType w:val="hybridMultilevel"/>
    <w:tmpl w:val="3CFE2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4F3F17"/>
    <w:multiLevelType w:val="hybridMultilevel"/>
    <w:tmpl w:val="1A1E65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665E68BB"/>
    <w:multiLevelType w:val="hybridMultilevel"/>
    <w:tmpl w:val="7C4CFF36"/>
    <w:lvl w:ilvl="0" w:tplc="61103F32">
      <w:start w:val="1"/>
      <w:numFmt w:val="decimal"/>
      <w:lvlText w:val="%1)"/>
      <w:lvlJc w:val="left"/>
      <w:pPr>
        <w:ind w:left="1080" w:hanging="360"/>
      </w:pPr>
      <w:rPr>
        <w:rFonts w:hint="default"/>
        <w:b w:val="0"/>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6C84F9C"/>
    <w:multiLevelType w:val="multilevel"/>
    <w:tmpl w:val="FEF00442"/>
    <w:lvl w:ilvl="0">
      <w:start w:val="7"/>
      <w:numFmt w:val="decimal"/>
      <w:lvlText w:val="%1."/>
      <w:lvlJc w:val="left"/>
      <w:pPr>
        <w:ind w:left="810" w:hanging="720"/>
      </w:pPr>
      <w:rPr>
        <w:rFonts w:hint="default"/>
        <w:b/>
      </w:rPr>
    </w:lvl>
    <w:lvl w:ilvl="1">
      <w:start w:val="1"/>
      <w:numFmt w:val="decimal"/>
      <w:lvlText w:val="%1.%2."/>
      <w:lvlJc w:val="left"/>
      <w:pPr>
        <w:ind w:left="1170" w:hanging="720"/>
      </w:pPr>
      <w:rPr>
        <w:rFonts w:hint="default"/>
        <w:b/>
        <w:bCs/>
      </w:rPr>
    </w:lvl>
    <w:lvl w:ilvl="2">
      <w:start w:val="6"/>
      <w:numFmt w:val="decimal"/>
      <w:lvlText w:val="%1.%2.%3."/>
      <w:lvlJc w:val="left"/>
      <w:pPr>
        <w:ind w:left="1872" w:hanging="720"/>
      </w:pPr>
      <w:rPr>
        <w:rFonts w:hint="default"/>
      </w:rPr>
    </w:lvl>
    <w:lvl w:ilvl="3">
      <w:start w:val="3"/>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48" w15:restartNumberingAfterBreak="0">
    <w:nsid w:val="68196196"/>
    <w:multiLevelType w:val="hybridMultilevel"/>
    <w:tmpl w:val="E9BEAA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30527F"/>
    <w:multiLevelType w:val="hybridMultilevel"/>
    <w:tmpl w:val="BC4896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6A9E723D"/>
    <w:multiLevelType w:val="multilevel"/>
    <w:tmpl w:val="94F4BFEA"/>
    <w:lvl w:ilvl="0">
      <w:start w:val="7"/>
      <w:numFmt w:val="decimal"/>
      <w:lvlText w:val="%1."/>
      <w:lvlJc w:val="left"/>
      <w:pPr>
        <w:ind w:left="720" w:hanging="720"/>
      </w:pPr>
      <w:rPr>
        <w:rFonts w:hint="default"/>
      </w:rPr>
    </w:lvl>
    <w:lvl w:ilvl="1">
      <w:start w:val="1"/>
      <w:numFmt w:val="decimal"/>
      <w:lvlText w:val="%1.%2."/>
      <w:lvlJc w:val="left"/>
      <w:pPr>
        <w:ind w:left="1296" w:hanging="720"/>
      </w:pPr>
      <w:rPr>
        <w:rFonts w:hint="default"/>
      </w:rPr>
    </w:lvl>
    <w:lvl w:ilvl="2">
      <w:start w:val="6"/>
      <w:numFmt w:val="decimal"/>
      <w:lvlText w:val="%1.%2.%3."/>
      <w:lvlJc w:val="left"/>
      <w:pPr>
        <w:ind w:left="1872" w:hanging="720"/>
      </w:pPr>
      <w:rPr>
        <w:rFonts w:hint="default"/>
      </w:rPr>
    </w:lvl>
    <w:lvl w:ilvl="3">
      <w:start w:val="3"/>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1" w15:restartNumberingAfterBreak="0">
    <w:nsid w:val="6AAE6A90"/>
    <w:multiLevelType w:val="hybridMultilevel"/>
    <w:tmpl w:val="53DECA82"/>
    <w:lvl w:ilvl="0" w:tplc="D69E04C0">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2" w15:restartNumberingAfterBreak="0">
    <w:nsid w:val="6CA420F3"/>
    <w:multiLevelType w:val="hybridMultilevel"/>
    <w:tmpl w:val="6DAA9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F13612"/>
    <w:multiLevelType w:val="multilevel"/>
    <w:tmpl w:val="1F2642E4"/>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lowerRoman"/>
      <w:lvlText w:val="%1.%2.%3"/>
      <w:lvlJc w:val="left"/>
      <w:pPr>
        <w:ind w:left="1080" w:hanging="108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4" w15:restartNumberingAfterBreak="0">
    <w:nsid w:val="6E383DB3"/>
    <w:multiLevelType w:val="multilevel"/>
    <w:tmpl w:val="0409001D"/>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41C356E"/>
    <w:multiLevelType w:val="multilevel"/>
    <w:tmpl w:val="6BA413FE"/>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bCs w:val="0"/>
        <w:color w:val="auto"/>
      </w:rPr>
    </w:lvl>
    <w:lvl w:ilvl="2">
      <w:start w:val="1"/>
      <w:numFmt w:val="decimal"/>
      <w:lvlText w:val="%1.%2.%3."/>
      <w:lvlJc w:val="left"/>
      <w:pPr>
        <w:ind w:left="77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6122303"/>
    <w:multiLevelType w:val="hybridMultilevel"/>
    <w:tmpl w:val="2C1E078C"/>
    <w:lvl w:ilvl="0" w:tplc="C7CA0B32">
      <w:start w:val="1"/>
      <w:numFmt w:val="decimal"/>
      <w:lvlText w:val="%1."/>
      <w:lvlJc w:val="left"/>
      <w:pPr>
        <w:ind w:left="1080" w:hanging="360"/>
      </w:pPr>
    </w:lvl>
    <w:lvl w:ilvl="1" w:tplc="BF8E33BC">
      <w:start w:val="1"/>
      <w:numFmt w:val="lowerLetter"/>
      <w:lvlText w:val="%2."/>
      <w:lvlJc w:val="left"/>
      <w:pPr>
        <w:ind w:left="1800" w:hanging="360"/>
      </w:pPr>
    </w:lvl>
    <w:lvl w:ilvl="2" w:tplc="233E6624">
      <w:start w:val="1"/>
      <w:numFmt w:val="lowerRoman"/>
      <w:lvlText w:val="%3."/>
      <w:lvlJc w:val="right"/>
      <w:pPr>
        <w:ind w:left="2520" w:hanging="180"/>
      </w:pPr>
    </w:lvl>
    <w:lvl w:ilvl="3" w:tplc="F98054B8">
      <w:start w:val="1"/>
      <w:numFmt w:val="decimal"/>
      <w:lvlText w:val="%4."/>
      <w:lvlJc w:val="left"/>
      <w:pPr>
        <w:ind w:left="3240" w:hanging="360"/>
      </w:pPr>
    </w:lvl>
    <w:lvl w:ilvl="4" w:tplc="6A8288B8">
      <w:start w:val="1"/>
      <w:numFmt w:val="lowerLetter"/>
      <w:lvlText w:val="%5."/>
      <w:lvlJc w:val="left"/>
      <w:pPr>
        <w:ind w:left="3960" w:hanging="360"/>
      </w:pPr>
    </w:lvl>
    <w:lvl w:ilvl="5" w:tplc="A5FA0F2E">
      <w:start w:val="1"/>
      <w:numFmt w:val="lowerRoman"/>
      <w:lvlText w:val="%6."/>
      <w:lvlJc w:val="right"/>
      <w:pPr>
        <w:ind w:left="4680" w:hanging="180"/>
      </w:pPr>
    </w:lvl>
    <w:lvl w:ilvl="6" w:tplc="ACE452A8">
      <w:start w:val="1"/>
      <w:numFmt w:val="decimal"/>
      <w:lvlText w:val="%7."/>
      <w:lvlJc w:val="left"/>
      <w:pPr>
        <w:ind w:left="5400" w:hanging="360"/>
      </w:pPr>
    </w:lvl>
    <w:lvl w:ilvl="7" w:tplc="500C59BA">
      <w:start w:val="1"/>
      <w:numFmt w:val="lowerLetter"/>
      <w:lvlText w:val="%8."/>
      <w:lvlJc w:val="left"/>
      <w:pPr>
        <w:ind w:left="6120" w:hanging="360"/>
      </w:pPr>
    </w:lvl>
    <w:lvl w:ilvl="8" w:tplc="A702A8AA">
      <w:start w:val="1"/>
      <w:numFmt w:val="lowerRoman"/>
      <w:lvlText w:val="%9."/>
      <w:lvlJc w:val="right"/>
      <w:pPr>
        <w:ind w:left="6840" w:hanging="180"/>
      </w:pPr>
    </w:lvl>
  </w:abstractNum>
  <w:abstractNum w:abstractNumId="57" w15:restartNumberingAfterBreak="0">
    <w:nsid w:val="79410B65"/>
    <w:multiLevelType w:val="hybridMultilevel"/>
    <w:tmpl w:val="F0BA941C"/>
    <w:lvl w:ilvl="0" w:tplc="9EFA7C7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823D0F"/>
    <w:multiLevelType w:val="hybridMultilevel"/>
    <w:tmpl w:val="344A7E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E03CA7"/>
    <w:multiLevelType w:val="hybridMultilevel"/>
    <w:tmpl w:val="260882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414ED4"/>
    <w:multiLevelType w:val="multilevel"/>
    <w:tmpl w:val="08C853A2"/>
    <w:lvl w:ilvl="0">
      <w:start w:val="6"/>
      <w:numFmt w:val="decimal"/>
      <w:lvlText w:val="%1."/>
      <w:lvlJc w:val="left"/>
      <w:pPr>
        <w:ind w:left="495" w:hanging="495"/>
      </w:pPr>
      <w:rPr>
        <w:rFonts w:hint="default"/>
      </w:rPr>
    </w:lvl>
    <w:lvl w:ilvl="1">
      <w:start w:val="1"/>
      <w:numFmt w:val="decimal"/>
      <w:lvlText w:val="%1.%2."/>
      <w:lvlJc w:val="left"/>
      <w:pPr>
        <w:ind w:left="495" w:hanging="49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EA5460B"/>
    <w:multiLevelType w:val="hybridMultilevel"/>
    <w:tmpl w:val="AD3A22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72810976">
    <w:abstractNumId w:val="7"/>
  </w:num>
  <w:num w:numId="2" w16cid:durableId="1045525972">
    <w:abstractNumId w:val="3"/>
  </w:num>
  <w:num w:numId="3" w16cid:durableId="1775205653">
    <w:abstractNumId w:val="56"/>
  </w:num>
  <w:num w:numId="4" w16cid:durableId="676884387">
    <w:abstractNumId w:val="38"/>
  </w:num>
  <w:num w:numId="5" w16cid:durableId="2116903446">
    <w:abstractNumId w:val="55"/>
  </w:num>
  <w:num w:numId="6" w16cid:durableId="1220942486">
    <w:abstractNumId w:val="45"/>
  </w:num>
  <w:num w:numId="7" w16cid:durableId="1922828478">
    <w:abstractNumId w:val="22"/>
  </w:num>
  <w:num w:numId="8" w16cid:durableId="591161252">
    <w:abstractNumId w:val="15"/>
  </w:num>
  <w:num w:numId="9" w16cid:durableId="7827993">
    <w:abstractNumId w:val="12"/>
  </w:num>
  <w:num w:numId="10" w16cid:durableId="83185521">
    <w:abstractNumId w:val="21"/>
  </w:num>
  <w:num w:numId="11" w16cid:durableId="114376708">
    <w:abstractNumId w:val="30"/>
  </w:num>
  <w:num w:numId="12" w16cid:durableId="605312332">
    <w:abstractNumId w:val="34"/>
  </w:num>
  <w:num w:numId="13" w16cid:durableId="1582372132">
    <w:abstractNumId w:val="47"/>
  </w:num>
  <w:num w:numId="14" w16cid:durableId="1202672370">
    <w:abstractNumId w:val="50"/>
  </w:num>
  <w:num w:numId="15" w16cid:durableId="2137404325">
    <w:abstractNumId w:val="2"/>
  </w:num>
  <w:num w:numId="16" w16cid:durableId="1333068076">
    <w:abstractNumId w:val="33"/>
  </w:num>
  <w:num w:numId="17" w16cid:durableId="1522546820">
    <w:abstractNumId w:val="23"/>
  </w:num>
  <w:num w:numId="18" w16cid:durableId="1246840183">
    <w:abstractNumId w:val="61"/>
  </w:num>
  <w:num w:numId="19" w16cid:durableId="1381323422">
    <w:abstractNumId w:val="25"/>
  </w:num>
  <w:num w:numId="20" w16cid:durableId="1813870013">
    <w:abstractNumId w:val="5"/>
  </w:num>
  <w:num w:numId="21" w16cid:durableId="341057103">
    <w:abstractNumId w:val="44"/>
  </w:num>
  <w:num w:numId="22" w16cid:durableId="1331833313">
    <w:abstractNumId w:val="57"/>
  </w:num>
  <w:num w:numId="23" w16cid:durableId="793213537">
    <w:abstractNumId w:val="40"/>
  </w:num>
  <w:num w:numId="24" w16cid:durableId="407310722">
    <w:abstractNumId w:val="4"/>
  </w:num>
  <w:num w:numId="25" w16cid:durableId="424158360">
    <w:abstractNumId w:val="19"/>
  </w:num>
  <w:num w:numId="26" w16cid:durableId="797646369">
    <w:abstractNumId w:val="27"/>
  </w:num>
  <w:num w:numId="27" w16cid:durableId="594752498">
    <w:abstractNumId w:val="52"/>
  </w:num>
  <w:num w:numId="28" w16cid:durableId="927663233">
    <w:abstractNumId w:val="37"/>
  </w:num>
  <w:num w:numId="29" w16cid:durableId="896667507">
    <w:abstractNumId w:val="36"/>
  </w:num>
  <w:num w:numId="30" w16cid:durableId="193857478">
    <w:abstractNumId w:val="39"/>
  </w:num>
  <w:num w:numId="31" w16cid:durableId="1048719399">
    <w:abstractNumId w:val="20"/>
  </w:num>
  <w:num w:numId="32" w16cid:durableId="1714883105">
    <w:abstractNumId w:val="21"/>
  </w:num>
  <w:num w:numId="33" w16cid:durableId="1069107848">
    <w:abstractNumId w:val="21"/>
  </w:num>
  <w:num w:numId="34" w16cid:durableId="861212769">
    <w:abstractNumId w:val="21"/>
  </w:num>
  <w:num w:numId="35" w16cid:durableId="1212691487">
    <w:abstractNumId w:val="21"/>
  </w:num>
  <w:num w:numId="36" w16cid:durableId="1695304242">
    <w:abstractNumId w:val="21"/>
  </w:num>
  <w:num w:numId="37" w16cid:durableId="557204521">
    <w:abstractNumId w:val="21"/>
  </w:num>
  <w:num w:numId="38" w16cid:durableId="2022313814">
    <w:abstractNumId w:val="58"/>
  </w:num>
  <w:num w:numId="39" w16cid:durableId="352998653">
    <w:abstractNumId w:val="31"/>
  </w:num>
  <w:num w:numId="40" w16cid:durableId="700471616">
    <w:abstractNumId w:val="10"/>
  </w:num>
  <w:num w:numId="41" w16cid:durableId="137309030">
    <w:abstractNumId w:val="54"/>
  </w:num>
  <w:num w:numId="42" w16cid:durableId="1913150406">
    <w:abstractNumId w:val="6"/>
  </w:num>
  <w:num w:numId="43" w16cid:durableId="958074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2383716">
    <w:abstractNumId w:val="26"/>
  </w:num>
  <w:num w:numId="45" w16cid:durableId="132508462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44693675">
    <w:abstractNumId w:val="8"/>
  </w:num>
  <w:num w:numId="47" w16cid:durableId="1150560241">
    <w:abstractNumId w:val="28"/>
  </w:num>
  <w:num w:numId="48" w16cid:durableId="1354846240">
    <w:abstractNumId w:val="17"/>
  </w:num>
  <w:num w:numId="49" w16cid:durableId="474372726">
    <w:abstractNumId w:val="18"/>
  </w:num>
  <w:num w:numId="50" w16cid:durableId="855121365">
    <w:abstractNumId w:val="14"/>
  </w:num>
  <w:num w:numId="51" w16cid:durableId="1411345731">
    <w:abstractNumId w:val="59"/>
  </w:num>
  <w:num w:numId="52" w16cid:durableId="9065020">
    <w:abstractNumId w:val="41"/>
  </w:num>
  <w:num w:numId="53" w16cid:durableId="1698189429">
    <w:abstractNumId w:val="48"/>
  </w:num>
  <w:num w:numId="54" w16cid:durableId="1216115605">
    <w:abstractNumId w:val="53"/>
  </w:num>
  <w:num w:numId="55" w16cid:durableId="1018393092">
    <w:abstractNumId w:val="35"/>
  </w:num>
  <w:num w:numId="56" w16cid:durableId="1114905642">
    <w:abstractNumId w:val="24"/>
  </w:num>
  <w:num w:numId="57" w16cid:durableId="1985697350">
    <w:abstractNumId w:val="9"/>
  </w:num>
  <w:num w:numId="58" w16cid:durableId="218173872">
    <w:abstractNumId w:val="49"/>
  </w:num>
  <w:num w:numId="59" w16cid:durableId="189152134">
    <w:abstractNumId w:val="46"/>
  </w:num>
  <w:num w:numId="60" w16cid:durableId="1393116550">
    <w:abstractNumId w:val="1"/>
  </w:num>
  <w:num w:numId="61" w16cid:durableId="1673218125">
    <w:abstractNumId w:val="0"/>
  </w:num>
  <w:num w:numId="62" w16cid:durableId="1870726143">
    <w:abstractNumId w:val="42"/>
  </w:num>
  <w:num w:numId="63" w16cid:durableId="84964636">
    <w:abstractNumId w:val="60"/>
  </w:num>
  <w:num w:numId="64" w16cid:durableId="79525333">
    <w:abstractNumId w:val="32"/>
  </w:num>
  <w:num w:numId="65" w16cid:durableId="16799657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5590803">
    <w:abstractNumId w:val="13"/>
  </w:num>
  <w:num w:numId="67" w16cid:durableId="670983469">
    <w:abstractNumId w:val="29"/>
  </w:num>
  <w:num w:numId="68" w16cid:durableId="248080495">
    <w:abstractNumId w:val="16"/>
  </w:num>
  <w:num w:numId="69" w16cid:durableId="735200061">
    <w:abstractNumId w:val="43"/>
  </w:num>
  <w:num w:numId="70" w16cid:durableId="1445071845">
    <w:abstractNumId w:val="2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DFREY Jennifer R * DAS">
    <w15:presenceInfo w15:providerId="AD" w15:userId="S::Jennifer.R.Godfrey@das.oregon.gov::6cf58a11-6a8e-4df3-a11f-e712f0acfd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62"/>
    <w:rsid w:val="00001015"/>
    <w:rsid w:val="00001E33"/>
    <w:rsid w:val="00002D43"/>
    <w:rsid w:val="00003AC4"/>
    <w:rsid w:val="000052AE"/>
    <w:rsid w:val="000062FC"/>
    <w:rsid w:val="0000798F"/>
    <w:rsid w:val="000079C6"/>
    <w:rsid w:val="00012428"/>
    <w:rsid w:val="00013A17"/>
    <w:rsid w:val="0001440A"/>
    <w:rsid w:val="0001554B"/>
    <w:rsid w:val="00015B41"/>
    <w:rsid w:val="00017224"/>
    <w:rsid w:val="00024C45"/>
    <w:rsid w:val="000263AD"/>
    <w:rsid w:val="00026534"/>
    <w:rsid w:val="000269F5"/>
    <w:rsid w:val="00027189"/>
    <w:rsid w:val="0002739D"/>
    <w:rsid w:val="000306E0"/>
    <w:rsid w:val="00031827"/>
    <w:rsid w:val="00033E63"/>
    <w:rsid w:val="0003441F"/>
    <w:rsid w:val="000345D4"/>
    <w:rsid w:val="00035EF4"/>
    <w:rsid w:val="0003725A"/>
    <w:rsid w:val="00040E50"/>
    <w:rsid w:val="00042BED"/>
    <w:rsid w:val="00047304"/>
    <w:rsid w:val="00047F3E"/>
    <w:rsid w:val="00050E49"/>
    <w:rsid w:val="00052389"/>
    <w:rsid w:val="00052624"/>
    <w:rsid w:val="00053754"/>
    <w:rsid w:val="0005391C"/>
    <w:rsid w:val="00054516"/>
    <w:rsid w:val="000570B4"/>
    <w:rsid w:val="000579B3"/>
    <w:rsid w:val="00057F86"/>
    <w:rsid w:val="0006098E"/>
    <w:rsid w:val="00061D09"/>
    <w:rsid w:val="00063C90"/>
    <w:rsid w:val="000641E0"/>
    <w:rsid w:val="00064C10"/>
    <w:rsid w:val="000653A5"/>
    <w:rsid w:val="000664C9"/>
    <w:rsid w:val="00067ABD"/>
    <w:rsid w:val="0007016D"/>
    <w:rsid w:val="000719AC"/>
    <w:rsid w:val="00071FFF"/>
    <w:rsid w:val="0007365E"/>
    <w:rsid w:val="000738D3"/>
    <w:rsid w:val="00074069"/>
    <w:rsid w:val="0007409A"/>
    <w:rsid w:val="000748EE"/>
    <w:rsid w:val="00075B25"/>
    <w:rsid w:val="0007623E"/>
    <w:rsid w:val="00080851"/>
    <w:rsid w:val="00080CF8"/>
    <w:rsid w:val="0008111D"/>
    <w:rsid w:val="00081470"/>
    <w:rsid w:val="000815F2"/>
    <w:rsid w:val="00081CE4"/>
    <w:rsid w:val="00085CBD"/>
    <w:rsid w:val="00085CEB"/>
    <w:rsid w:val="00085D4D"/>
    <w:rsid w:val="00086598"/>
    <w:rsid w:val="00086DCD"/>
    <w:rsid w:val="0009033D"/>
    <w:rsid w:val="00091D02"/>
    <w:rsid w:val="000933D5"/>
    <w:rsid w:val="00096C38"/>
    <w:rsid w:val="00097283"/>
    <w:rsid w:val="00097FEB"/>
    <w:rsid w:val="000A2C8B"/>
    <w:rsid w:val="000A35DC"/>
    <w:rsid w:val="000A3748"/>
    <w:rsid w:val="000A3ABA"/>
    <w:rsid w:val="000A3E28"/>
    <w:rsid w:val="000A40F1"/>
    <w:rsid w:val="000A41DE"/>
    <w:rsid w:val="000A5B95"/>
    <w:rsid w:val="000A5E76"/>
    <w:rsid w:val="000A79AA"/>
    <w:rsid w:val="000A7C2E"/>
    <w:rsid w:val="000B00F7"/>
    <w:rsid w:val="000B0F42"/>
    <w:rsid w:val="000B0F54"/>
    <w:rsid w:val="000B38AC"/>
    <w:rsid w:val="000B3B19"/>
    <w:rsid w:val="000B4DB6"/>
    <w:rsid w:val="000B4E84"/>
    <w:rsid w:val="000B566D"/>
    <w:rsid w:val="000B60E6"/>
    <w:rsid w:val="000B6352"/>
    <w:rsid w:val="000B6F9A"/>
    <w:rsid w:val="000B7A1C"/>
    <w:rsid w:val="000C094A"/>
    <w:rsid w:val="000C1C40"/>
    <w:rsid w:val="000C2830"/>
    <w:rsid w:val="000C417F"/>
    <w:rsid w:val="000C45B3"/>
    <w:rsid w:val="000C534E"/>
    <w:rsid w:val="000C607A"/>
    <w:rsid w:val="000C633F"/>
    <w:rsid w:val="000C6BCD"/>
    <w:rsid w:val="000D3E7D"/>
    <w:rsid w:val="000D4FB2"/>
    <w:rsid w:val="000D5E72"/>
    <w:rsid w:val="000D75B5"/>
    <w:rsid w:val="000D7BC5"/>
    <w:rsid w:val="000E0B73"/>
    <w:rsid w:val="000E26F2"/>
    <w:rsid w:val="000E3399"/>
    <w:rsid w:val="000E4348"/>
    <w:rsid w:val="000E4AC6"/>
    <w:rsid w:val="000E4B14"/>
    <w:rsid w:val="000E6214"/>
    <w:rsid w:val="000E6CF0"/>
    <w:rsid w:val="000F0859"/>
    <w:rsid w:val="000F1D79"/>
    <w:rsid w:val="000F1DBA"/>
    <w:rsid w:val="000F3650"/>
    <w:rsid w:val="000F3861"/>
    <w:rsid w:val="000F4108"/>
    <w:rsid w:val="000F48D8"/>
    <w:rsid w:val="000F4ECC"/>
    <w:rsid w:val="000F6892"/>
    <w:rsid w:val="000F6C01"/>
    <w:rsid w:val="000F7D14"/>
    <w:rsid w:val="000F7E20"/>
    <w:rsid w:val="00100BE6"/>
    <w:rsid w:val="00100BFF"/>
    <w:rsid w:val="00100CBE"/>
    <w:rsid w:val="001029BA"/>
    <w:rsid w:val="001036D8"/>
    <w:rsid w:val="00106DA6"/>
    <w:rsid w:val="00110541"/>
    <w:rsid w:val="00110DB1"/>
    <w:rsid w:val="00110E3C"/>
    <w:rsid w:val="001114FC"/>
    <w:rsid w:val="0011271E"/>
    <w:rsid w:val="001151D5"/>
    <w:rsid w:val="00116BC2"/>
    <w:rsid w:val="00120272"/>
    <w:rsid w:val="001208E4"/>
    <w:rsid w:val="001211EC"/>
    <w:rsid w:val="00123167"/>
    <w:rsid w:val="001243DD"/>
    <w:rsid w:val="0012531A"/>
    <w:rsid w:val="00126830"/>
    <w:rsid w:val="001303E9"/>
    <w:rsid w:val="00130659"/>
    <w:rsid w:val="00130737"/>
    <w:rsid w:val="00130B1B"/>
    <w:rsid w:val="001313E3"/>
    <w:rsid w:val="0013170A"/>
    <w:rsid w:val="0013289E"/>
    <w:rsid w:val="0013338E"/>
    <w:rsid w:val="00133D21"/>
    <w:rsid w:val="00133D81"/>
    <w:rsid w:val="00133DA5"/>
    <w:rsid w:val="00137E9E"/>
    <w:rsid w:val="0014061F"/>
    <w:rsid w:val="00142482"/>
    <w:rsid w:val="0014344B"/>
    <w:rsid w:val="00146318"/>
    <w:rsid w:val="0014648F"/>
    <w:rsid w:val="001469DF"/>
    <w:rsid w:val="00146B65"/>
    <w:rsid w:val="00146F36"/>
    <w:rsid w:val="00147ED4"/>
    <w:rsid w:val="001502B8"/>
    <w:rsid w:val="00150457"/>
    <w:rsid w:val="00151584"/>
    <w:rsid w:val="001525AB"/>
    <w:rsid w:val="00153866"/>
    <w:rsid w:val="00154547"/>
    <w:rsid w:val="00154626"/>
    <w:rsid w:val="00154A14"/>
    <w:rsid w:val="00155382"/>
    <w:rsid w:val="001554F2"/>
    <w:rsid w:val="00155B18"/>
    <w:rsid w:val="0015633A"/>
    <w:rsid w:val="00161765"/>
    <w:rsid w:val="00162358"/>
    <w:rsid w:val="00162A01"/>
    <w:rsid w:val="00165FC0"/>
    <w:rsid w:val="00166970"/>
    <w:rsid w:val="00166DC2"/>
    <w:rsid w:val="00167E1A"/>
    <w:rsid w:val="0017351C"/>
    <w:rsid w:val="00174D5A"/>
    <w:rsid w:val="00175D60"/>
    <w:rsid w:val="0017655A"/>
    <w:rsid w:val="001773A8"/>
    <w:rsid w:val="001773C4"/>
    <w:rsid w:val="00180A35"/>
    <w:rsid w:val="00180C8B"/>
    <w:rsid w:val="0018131F"/>
    <w:rsid w:val="00181775"/>
    <w:rsid w:val="00182B1D"/>
    <w:rsid w:val="00183750"/>
    <w:rsid w:val="00183A8B"/>
    <w:rsid w:val="00184DE2"/>
    <w:rsid w:val="0018588A"/>
    <w:rsid w:val="001860B3"/>
    <w:rsid w:val="0018700E"/>
    <w:rsid w:val="00191593"/>
    <w:rsid w:val="00193801"/>
    <w:rsid w:val="00193E54"/>
    <w:rsid w:val="00194323"/>
    <w:rsid w:val="0019471D"/>
    <w:rsid w:val="001963A4"/>
    <w:rsid w:val="0019642E"/>
    <w:rsid w:val="001965AE"/>
    <w:rsid w:val="001974DA"/>
    <w:rsid w:val="001A3505"/>
    <w:rsid w:val="001A3D78"/>
    <w:rsid w:val="001A4355"/>
    <w:rsid w:val="001A4AC7"/>
    <w:rsid w:val="001A6110"/>
    <w:rsid w:val="001A6147"/>
    <w:rsid w:val="001A64E4"/>
    <w:rsid w:val="001A6533"/>
    <w:rsid w:val="001A6BCB"/>
    <w:rsid w:val="001A7849"/>
    <w:rsid w:val="001B1046"/>
    <w:rsid w:val="001B25D8"/>
    <w:rsid w:val="001B353C"/>
    <w:rsid w:val="001B378A"/>
    <w:rsid w:val="001B3C54"/>
    <w:rsid w:val="001B6013"/>
    <w:rsid w:val="001B66A6"/>
    <w:rsid w:val="001C4143"/>
    <w:rsid w:val="001C5921"/>
    <w:rsid w:val="001C5B5A"/>
    <w:rsid w:val="001D0CBE"/>
    <w:rsid w:val="001D128C"/>
    <w:rsid w:val="001D17D3"/>
    <w:rsid w:val="001D20A2"/>
    <w:rsid w:val="001D2520"/>
    <w:rsid w:val="001D25D1"/>
    <w:rsid w:val="001D2BF6"/>
    <w:rsid w:val="001D3879"/>
    <w:rsid w:val="001D50C2"/>
    <w:rsid w:val="001D5540"/>
    <w:rsid w:val="001D5F3B"/>
    <w:rsid w:val="001D6996"/>
    <w:rsid w:val="001D792B"/>
    <w:rsid w:val="001E0C71"/>
    <w:rsid w:val="001E0D72"/>
    <w:rsid w:val="001E120A"/>
    <w:rsid w:val="001E1369"/>
    <w:rsid w:val="001E15D4"/>
    <w:rsid w:val="001E39A6"/>
    <w:rsid w:val="001E6877"/>
    <w:rsid w:val="001F0919"/>
    <w:rsid w:val="001F16F7"/>
    <w:rsid w:val="001F3C7A"/>
    <w:rsid w:val="001F4220"/>
    <w:rsid w:val="001F5600"/>
    <w:rsid w:val="001F5A73"/>
    <w:rsid w:val="001F7BAB"/>
    <w:rsid w:val="00201E21"/>
    <w:rsid w:val="00202D42"/>
    <w:rsid w:val="00203880"/>
    <w:rsid w:val="00203DA0"/>
    <w:rsid w:val="00203E04"/>
    <w:rsid w:val="00204990"/>
    <w:rsid w:val="00204C7C"/>
    <w:rsid w:val="00205737"/>
    <w:rsid w:val="00206D03"/>
    <w:rsid w:val="00210AEE"/>
    <w:rsid w:val="002125F8"/>
    <w:rsid w:val="00212FA6"/>
    <w:rsid w:val="002133DF"/>
    <w:rsid w:val="00213576"/>
    <w:rsid w:val="00213E90"/>
    <w:rsid w:val="002148E3"/>
    <w:rsid w:val="00214D57"/>
    <w:rsid w:val="002179CB"/>
    <w:rsid w:val="002211B7"/>
    <w:rsid w:val="0022123E"/>
    <w:rsid w:val="0022326C"/>
    <w:rsid w:val="0022364D"/>
    <w:rsid w:val="00224923"/>
    <w:rsid w:val="00226449"/>
    <w:rsid w:val="002329F9"/>
    <w:rsid w:val="00232AA7"/>
    <w:rsid w:val="00234BE4"/>
    <w:rsid w:val="00234D66"/>
    <w:rsid w:val="0023627F"/>
    <w:rsid w:val="0023648F"/>
    <w:rsid w:val="002374C6"/>
    <w:rsid w:val="0023778D"/>
    <w:rsid w:val="00237F15"/>
    <w:rsid w:val="00237FE3"/>
    <w:rsid w:val="0024047E"/>
    <w:rsid w:val="002420B5"/>
    <w:rsid w:val="00242C08"/>
    <w:rsid w:val="00244549"/>
    <w:rsid w:val="00247B96"/>
    <w:rsid w:val="00254894"/>
    <w:rsid w:val="002551B5"/>
    <w:rsid w:val="00255211"/>
    <w:rsid w:val="00255D5A"/>
    <w:rsid w:val="0025771C"/>
    <w:rsid w:val="00260261"/>
    <w:rsid w:val="00261E9C"/>
    <w:rsid w:val="00263571"/>
    <w:rsid w:val="00263A39"/>
    <w:rsid w:val="00263B7A"/>
    <w:rsid w:val="002672E8"/>
    <w:rsid w:val="00267DA5"/>
    <w:rsid w:val="00270D66"/>
    <w:rsid w:val="002718C3"/>
    <w:rsid w:val="002736FD"/>
    <w:rsid w:val="00273E08"/>
    <w:rsid w:val="00273ECF"/>
    <w:rsid w:val="0027552C"/>
    <w:rsid w:val="00275553"/>
    <w:rsid w:val="002755B9"/>
    <w:rsid w:val="002755CC"/>
    <w:rsid w:val="0027641E"/>
    <w:rsid w:val="0027773D"/>
    <w:rsid w:val="00283457"/>
    <w:rsid w:val="00284BA8"/>
    <w:rsid w:val="00284EB7"/>
    <w:rsid w:val="00285AC1"/>
    <w:rsid w:val="00285C4E"/>
    <w:rsid w:val="00287080"/>
    <w:rsid w:val="002872BF"/>
    <w:rsid w:val="0028751C"/>
    <w:rsid w:val="0028780D"/>
    <w:rsid w:val="0029091E"/>
    <w:rsid w:val="00291E5F"/>
    <w:rsid w:val="00292AAA"/>
    <w:rsid w:val="00294096"/>
    <w:rsid w:val="00294444"/>
    <w:rsid w:val="002975F5"/>
    <w:rsid w:val="00297FC5"/>
    <w:rsid w:val="002A0DC7"/>
    <w:rsid w:val="002A1389"/>
    <w:rsid w:val="002A403E"/>
    <w:rsid w:val="002A4706"/>
    <w:rsid w:val="002A6435"/>
    <w:rsid w:val="002B037D"/>
    <w:rsid w:val="002B05D6"/>
    <w:rsid w:val="002B09D8"/>
    <w:rsid w:val="002B135E"/>
    <w:rsid w:val="002B13C4"/>
    <w:rsid w:val="002B16C4"/>
    <w:rsid w:val="002B1D75"/>
    <w:rsid w:val="002B334E"/>
    <w:rsid w:val="002B6228"/>
    <w:rsid w:val="002B6858"/>
    <w:rsid w:val="002C0E2C"/>
    <w:rsid w:val="002C117B"/>
    <w:rsid w:val="002C1D9A"/>
    <w:rsid w:val="002C382C"/>
    <w:rsid w:val="002C7146"/>
    <w:rsid w:val="002D0718"/>
    <w:rsid w:val="002D13BA"/>
    <w:rsid w:val="002D158F"/>
    <w:rsid w:val="002D20D9"/>
    <w:rsid w:val="002D4341"/>
    <w:rsid w:val="002D4D6C"/>
    <w:rsid w:val="002D4E97"/>
    <w:rsid w:val="002D56C3"/>
    <w:rsid w:val="002D5A69"/>
    <w:rsid w:val="002D5A7D"/>
    <w:rsid w:val="002D6C5F"/>
    <w:rsid w:val="002E0535"/>
    <w:rsid w:val="002E10DE"/>
    <w:rsid w:val="002E4237"/>
    <w:rsid w:val="002E4F81"/>
    <w:rsid w:val="002F15F7"/>
    <w:rsid w:val="002F3111"/>
    <w:rsid w:val="002F3E85"/>
    <w:rsid w:val="002F40D4"/>
    <w:rsid w:val="002F4816"/>
    <w:rsid w:val="002F4D7A"/>
    <w:rsid w:val="002F5329"/>
    <w:rsid w:val="002F6664"/>
    <w:rsid w:val="002F6C31"/>
    <w:rsid w:val="002F7AFA"/>
    <w:rsid w:val="00304A14"/>
    <w:rsid w:val="0030523D"/>
    <w:rsid w:val="00306B3B"/>
    <w:rsid w:val="0031064B"/>
    <w:rsid w:val="00311F33"/>
    <w:rsid w:val="00312104"/>
    <w:rsid w:val="0031289D"/>
    <w:rsid w:val="00315153"/>
    <w:rsid w:val="003152F2"/>
    <w:rsid w:val="0031753D"/>
    <w:rsid w:val="00321BE4"/>
    <w:rsid w:val="00321C20"/>
    <w:rsid w:val="0032331D"/>
    <w:rsid w:val="003253F5"/>
    <w:rsid w:val="0032597E"/>
    <w:rsid w:val="00326262"/>
    <w:rsid w:val="00327102"/>
    <w:rsid w:val="00330E3C"/>
    <w:rsid w:val="00332282"/>
    <w:rsid w:val="0033410B"/>
    <w:rsid w:val="00334268"/>
    <w:rsid w:val="00336270"/>
    <w:rsid w:val="003400B2"/>
    <w:rsid w:val="0034078A"/>
    <w:rsid w:val="00340FB2"/>
    <w:rsid w:val="00341797"/>
    <w:rsid w:val="00343E9E"/>
    <w:rsid w:val="003455D8"/>
    <w:rsid w:val="00345880"/>
    <w:rsid w:val="00346380"/>
    <w:rsid w:val="003479A5"/>
    <w:rsid w:val="00347DE6"/>
    <w:rsid w:val="0035334F"/>
    <w:rsid w:val="00354787"/>
    <w:rsid w:val="00356ECC"/>
    <w:rsid w:val="003603EE"/>
    <w:rsid w:val="00360D38"/>
    <w:rsid w:val="00361D0C"/>
    <w:rsid w:val="00363E11"/>
    <w:rsid w:val="00364D6A"/>
    <w:rsid w:val="003709EE"/>
    <w:rsid w:val="00370B22"/>
    <w:rsid w:val="003715DD"/>
    <w:rsid w:val="00372AA2"/>
    <w:rsid w:val="003769C3"/>
    <w:rsid w:val="00380027"/>
    <w:rsid w:val="00380580"/>
    <w:rsid w:val="00380E13"/>
    <w:rsid w:val="0038176D"/>
    <w:rsid w:val="00381B5F"/>
    <w:rsid w:val="0038236B"/>
    <w:rsid w:val="00382A54"/>
    <w:rsid w:val="00382BD9"/>
    <w:rsid w:val="00382D0C"/>
    <w:rsid w:val="00383EAD"/>
    <w:rsid w:val="003856E3"/>
    <w:rsid w:val="00387060"/>
    <w:rsid w:val="0039057A"/>
    <w:rsid w:val="00393F06"/>
    <w:rsid w:val="003A074B"/>
    <w:rsid w:val="003A0C9C"/>
    <w:rsid w:val="003A0D61"/>
    <w:rsid w:val="003A1BEC"/>
    <w:rsid w:val="003A28B1"/>
    <w:rsid w:val="003A42BF"/>
    <w:rsid w:val="003A4B51"/>
    <w:rsid w:val="003A4F5B"/>
    <w:rsid w:val="003A564E"/>
    <w:rsid w:val="003A591C"/>
    <w:rsid w:val="003A6382"/>
    <w:rsid w:val="003A72A4"/>
    <w:rsid w:val="003A7605"/>
    <w:rsid w:val="003A7BE1"/>
    <w:rsid w:val="003B115C"/>
    <w:rsid w:val="003B189A"/>
    <w:rsid w:val="003B1A3B"/>
    <w:rsid w:val="003B38C2"/>
    <w:rsid w:val="003B4B7B"/>
    <w:rsid w:val="003B7054"/>
    <w:rsid w:val="003B73FB"/>
    <w:rsid w:val="003B790C"/>
    <w:rsid w:val="003B7C19"/>
    <w:rsid w:val="003C142D"/>
    <w:rsid w:val="003C33DA"/>
    <w:rsid w:val="003C4267"/>
    <w:rsid w:val="003C515C"/>
    <w:rsid w:val="003C5197"/>
    <w:rsid w:val="003C59A9"/>
    <w:rsid w:val="003C5B1A"/>
    <w:rsid w:val="003C5B51"/>
    <w:rsid w:val="003C6788"/>
    <w:rsid w:val="003C7CBA"/>
    <w:rsid w:val="003D033B"/>
    <w:rsid w:val="003D25E6"/>
    <w:rsid w:val="003D3C73"/>
    <w:rsid w:val="003D3CDC"/>
    <w:rsid w:val="003D482D"/>
    <w:rsid w:val="003D655D"/>
    <w:rsid w:val="003D6C5F"/>
    <w:rsid w:val="003E15C7"/>
    <w:rsid w:val="003E2E49"/>
    <w:rsid w:val="003E67D9"/>
    <w:rsid w:val="003E69FC"/>
    <w:rsid w:val="003F06CB"/>
    <w:rsid w:val="003F0BD4"/>
    <w:rsid w:val="003F69FF"/>
    <w:rsid w:val="004005C5"/>
    <w:rsid w:val="00402E64"/>
    <w:rsid w:val="00403FFF"/>
    <w:rsid w:val="00406155"/>
    <w:rsid w:val="0040724E"/>
    <w:rsid w:val="00410062"/>
    <w:rsid w:val="00411890"/>
    <w:rsid w:val="00412C52"/>
    <w:rsid w:val="00413702"/>
    <w:rsid w:val="0041401A"/>
    <w:rsid w:val="0041450F"/>
    <w:rsid w:val="00414BFE"/>
    <w:rsid w:val="00415CFA"/>
    <w:rsid w:val="00416017"/>
    <w:rsid w:val="00416CBF"/>
    <w:rsid w:val="004171AF"/>
    <w:rsid w:val="004201DD"/>
    <w:rsid w:val="00421666"/>
    <w:rsid w:val="00421B80"/>
    <w:rsid w:val="004239AB"/>
    <w:rsid w:val="00423CEB"/>
    <w:rsid w:val="00424B75"/>
    <w:rsid w:val="004259B5"/>
    <w:rsid w:val="00425E1C"/>
    <w:rsid w:val="00425EC0"/>
    <w:rsid w:val="004278A9"/>
    <w:rsid w:val="00430B6C"/>
    <w:rsid w:val="004314DA"/>
    <w:rsid w:val="004318D1"/>
    <w:rsid w:val="00432CA4"/>
    <w:rsid w:val="00435F4F"/>
    <w:rsid w:val="00440B56"/>
    <w:rsid w:val="00442106"/>
    <w:rsid w:val="00443DBA"/>
    <w:rsid w:val="00443FF4"/>
    <w:rsid w:val="00444099"/>
    <w:rsid w:val="0044614A"/>
    <w:rsid w:val="00447F76"/>
    <w:rsid w:val="00450780"/>
    <w:rsid w:val="004538D5"/>
    <w:rsid w:val="00453F1D"/>
    <w:rsid w:val="00457444"/>
    <w:rsid w:val="00457FEB"/>
    <w:rsid w:val="004611DE"/>
    <w:rsid w:val="0046237F"/>
    <w:rsid w:val="00463516"/>
    <w:rsid w:val="00463FD1"/>
    <w:rsid w:val="0046536C"/>
    <w:rsid w:val="00465DDA"/>
    <w:rsid w:val="0046696A"/>
    <w:rsid w:val="00466D15"/>
    <w:rsid w:val="004710FC"/>
    <w:rsid w:val="0047341A"/>
    <w:rsid w:val="00474520"/>
    <w:rsid w:val="00474BAA"/>
    <w:rsid w:val="00474DF7"/>
    <w:rsid w:val="00476056"/>
    <w:rsid w:val="00481ED7"/>
    <w:rsid w:val="00482613"/>
    <w:rsid w:val="004837C0"/>
    <w:rsid w:val="00483E4D"/>
    <w:rsid w:val="00484352"/>
    <w:rsid w:val="00484BFC"/>
    <w:rsid w:val="00487157"/>
    <w:rsid w:val="00492573"/>
    <w:rsid w:val="004932C5"/>
    <w:rsid w:val="0049419D"/>
    <w:rsid w:val="00494637"/>
    <w:rsid w:val="004970A5"/>
    <w:rsid w:val="004A1255"/>
    <w:rsid w:val="004A1F45"/>
    <w:rsid w:val="004A277B"/>
    <w:rsid w:val="004A38DE"/>
    <w:rsid w:val="004A3ABC"/>
    <w:rsid w:val="004A3BB6"/>
    <w:rsid w:val="004A43AD"/>
    <w:rsid w:val="004A56CB"/>
    <w:rsid w:val="004B0D47"/>
    <w:rsid w:val="004B1011"/>
    <w:rsid w:val="004B1E50"/>
    <w:rsid w:val="004B294C"/>
    <w:rsid w:val="004B30D0"/>
    <w:rsid w:val="004B709F"/>
    <w:rsid w:val="004C02C6"/>
    <w:rsid w:val="004C05C5"/>
    <w:rsid w:val="004C0FB2"/>
    <w:rsid w:val="004C2941"/>
    <w:rsid w:val="004C33C6"/>
    <w:rsid w:val="004C3872"/>
    <w:rsid w:val="004C3CE5"/>
    <w:rsid w:val="004C4673"/>
    <w:rsid w:val="004C615C"/>
    <w:rsid w:val="004C652E"/>
    <w:rsid w:val="004C6EEB"/>
    <w:rsid w:val="004C7C1D"/>
    <w:rsid w:val="004D1645"/>
    <w:rsid w:val="004D20B8"/>
    <w:rsid w:val="004D224C"/>
    <w:rsid w:val="004D27E1"/>
    <w:rsid w:val="004D2F61"/>
    <w:rsid w:val="004D5238"/>
    <w:rsid w:val="004D5CAD"/>
    <w:rsid w:val="004D6089"/>
    <w:rsid w:val="004D6B46"/>
    <w:rsid w:val="004E0AB1"/>
    <w:rsid w:val="004E0CF4"/>
    <w:rsid w:val="004E1472"/>
    <w:rsid w:val="004E3B7B"/>
    <w:rsid w:val="004E4582"/>
    <w:rsid w:val="004E4D38"/>
    <w:rsid w:val="004E5165"/>
    <w:rsid w:val="004E5D42"/>
    <w:rsid w:val="004E654F"/>
    <w:rsid w:val="004E7695"/>
    <w:rsid w:val="004E78B2"/>
    <w:rsid w:val="004F09D1"/>
    <w:rsid w:val="004F1899"/>
    <w:rsid w:val="004F2078"/>
    <w:rsid w:val="004F2D6F"/>
    <w:rsid w:val="004F375B"/>
    <w:rsid w:val="004F4140"/>
    <w:rsid w:val="004F6062"/>
    <w:rsid w:val="004F7906"/>
    <w:rsid w:val="005004B9"/>
    <w:rsid w:val="00501681"/>
    <w:rsid w:val="0050550E"/>
    <w:rsid w:val="00505526"/>
    <w:rsid w:val="0050776B"/>
    <w:rsid w:val="00507DD3"/>
    <w:rsid w:val="00507EB5"/>
    <w:rsid w:val="005116B8"/>
    <w:rsid w:val="00511D12"/>
    <w:rsid w:val="00514494"/>
    <w:rsid w:val="005144C2"/>
    <w:rsid w:val="005155DA"/>
    <w:rsid w:val="00515F1A"/>
    <w:rsid w:val="00516EC4"/>
    <w:rsid w:val="00517A21"/>
    <w:rsid w:val="0052149C"/>
    <w:rsid w:val="00521B33"/>
    <w:rsid w:val="0052230E"/>
    <w:rsid w:val="00522351"/>
    <w:rsid w:val="00522819"/>
    <w:rsid w:val="00522AF1"/>
    <w:rsid w:val="00524779"/>
    <w:rsid w:val="00525A7E"/>
    <w:rsid w:val="0053033B"/>
    <w:rsid w:val="0053235A"/>
    <w:rsid w:val="00533EF0"/>
    <w:rsid w:val="00534583"/>
    <w:rsid w:val="005345A0"/>
    <w:rsid w:val="005354D1"/>
    <w:rsid w:val="00535BC4"/>
    <w:rsid w:val="00535C81"/>
    <w:rsid w:val="00537F49"/>
    <w:rsid w:val="00541344"/>
    <w:rsid w:val="00541BA5"/>
    <w:rsid w:val="0054279E"/>
    <w:rsid w:val="005428E1"/>
    <w:rsid w:val="00544B40"/>
    <w:rsid w:val="00544C20"/>
    <w:rsid w:val="00545293"/>
    <w:rsid w:val="0054607A"/>
    <w:rsid w:val="0054644E"/>
    <w:rsid w:val="0054656F"/>
    <w:rsid w:val="00551375"/>
    <w:rsid w:val="0055198B"/>
    <w:rsid w:val="00552643"/>
    <w:rsid w:val="005528D6"/>
    <w:rsid w:val="0055428E"/>
    <w:rsid w:val="00554B27"/>
    <w:rsid w:val="005559CF"/>
    <w:rsid w:val="0055645E"/>
    <w:rsid w:val="00556FB4"/>
    <w:rsid w:val="00557B3C"/>
    <w:rsid w:val="00561411"/>
    <w:rsid w:val="00563DEC"/>
    <w:rsid w:val="00565E3C"/>
    <w:rsid w:val="00567145"/>
    <w:rsid w:val="00567CE0"/>
    <w:rsid w:val="00571F4D"/>
    <w:rsid w:val="005727CE"/>
    <w:rsid w:val="00574416"/>
    <w:rsid w:val="005746E9"/>
    <w:rsid w:val="00574B66"/>
    <w:rsid w:val="005768C0"/>
    <w:rsid w:val="00580A1D"/>
    <w:rsid w:val="0058261C"/>
    <w:rsid w:val="00582AE3"/>
    <w:rsid w:val="00582F44"/>
    <w:rsid w:val="0058438B"/>
    <w:rsid w:val="00585656"/>
    <w:rsid w:val="00590268"/>
    <w:rsid w:val="0059138C"/>
    <w:rsid w:val="00591CFF"/>
    <w:rsid w:val="0059317B"/>
    <w:rsid w:val="005931A5"/>
    <w:rsid w:val="00593283"/>
    <w:rsid w:val="00595040"/>
    <w:rsid w:val="00596FAB"/>
    <w:rsid w:val="005970F1"/>
    <w:rsid w:val="00597586"/>
    <w:rsid w:val="005A1159"/>
    <w:rsid w:val="005A1564"/>
    <w:rsid w:val="005A164C"/>
    <w:rsid w:val="005A18AB"/>
    <w:rsid w:val="005A3DD8"/>
    <w:rsid w:val="005A4090"/>
    <w:rsid w:val="005A4259"/>
    <w:rsid w:val="005A485F"/>
    <w:rsid w:val="005A6636"/>
    <w:rsid w:val="005A6F2E"/>
    <w:rsid w:val="005A7A20"/>
    <w:rsid w:val="005B0963"/>
    <w:rsid w:val="005B2A61"/>
    <w:rsid w:val="005B5367"/>
    <w:rsid w:val="005B536F"/>
    <w:rsid w:val="005B5669"/>
    <w:rsid w:val="005B7329"/>
    <w:rsid w:val="005C1698"/>
    <w:rsid w:val="005C17DD"/>
    <w:rsid w:val="005C2680"/>
    <w:rsid w:val="005C3224"/>
    <w:rsid w:val="005C32D7"/>
    <w:rsid w:val="005C4087"/>
    <w:rsid w:val="005C42AB"/>
    <w:rsid w:val="005C4539"/>
    <w:rsid w:val="005C47BD"/>
    <w:rsid w:val="005D0C9D"/>
    <w:rsid w:val="005D0E0C"/>
    <w:rsid w:val="005D18D9"/>
    <w:rsid w:val="005D1E30"/>
    <w:rsid w:val="005D2683"/>
    <w:rsid w:val="005D2724"/>
    <w:rsid w:val="005D2738"/>
    <w:rsid w:val="005D3045"/>
    <w:rsid w:val="005D46A5"/>
    <w:rsid w:val="005D4B9D"/>
    <w:rsid w:val="005D5077"/>
    <w:rsid w:val="005D5DF1"/>
    <w:rsid w:val="005D7133"/>
    <w:rsid w:val="005E03EE"/>
    <w:rsid w:val="005E059C"/>
    <w:rsid w:val="005E0996"/>
    <w:rsid w:val="005E1E17"/>
    <w:rsid w:val="005E25D3"/>
    <w:rsid w:val="005E4002"/>
    <w:rsid w:val="005E5A6A"/>
    <w:rsid w:val="005E622A"/>
    <w:rsid w:val="005E7E90"/>
    <w:rsid w:val="005F0675"/>
    <w:rsid w:val="005F24EB"/>
    <w:rsid w:val="005F45F6"/>
    <w:rsid w:val="005F5030"/>
    <w:rsid w:val="005F5A93"/>
    <w:rsid w:val="005F6BC2"/>
    <w:rsid w:val="005F7251"/>
    <w:rsid w:val="005F7E7E"/>
    <w:rsid w:val="00602376"/>
    <w:rsid w:val="00602788"/>
    <w:rsid w:val="00602AA0"/>
    <w:rsid w:val="0060396C"/>
    <w:rsid w:val="00604C0F"/>
    <w:rsid w:val="00606A80"/>
    <w:rsid w:val="00606BEA"/>
    <w:rsid w:val="00606D65"/>
    <w:rsid w:val="00606E94"/>
    <w:rsid w:val="006070B4"/>
    <w:rsid w:val="0061011E"/>
    <w:rsid w:val="00610504"/>
    <w:rsid w:val="00610DEF"/>
    <w:rsid w:val="00611411"/>
    <w:rsid w:val="00613DF4"/>
    <w:rsid w:val="00615DDC"/>
    <w:rsid w:val="00617BA1"/>
    <w:rsid w:val="006203D4"/>
    <w:rsid w:val="006229ED"/>
    <w:rsid w:val="0062484A"/>
    <w:rsid w:val="00625EB6"/>
    <w:rsid w:val="00626379"/>
    <w:rsid w:val="00630871"/>
    <w:rsid w:val="00631D0F"/>
    <w:rsid w:val="00632D65"/>
    <w:rsid w:val="0063466A"/>
    <w:rsid w:val="00635986"/>
    <w:rsid w:val="00641AB0"/>
    <w:rsid w:val="00642CB9"/>
    <w:rsid w:val="006439B1"/>
    <w:rsid w:val="00643E87"/>
    <w:rsid w:val="00644C58"/>
    <w:rsid w:val="0064593C"/>
    <w:rsid w:val="00645F07"/>
    <w:rsid w:val="00646767"/>
    <w:rsid w:val="006470DC"/>
    <w:rsid w:val="00647C6C"/>
    <w:rsid w:val="00650320"/>
    <w:rsid w:val="00650F4A"/>
    <w:rsid w:val="0065182D"/>
    <w:rsid w:val="0065205C"/>
    <w:rsid w:val="006531B0"/>
    <w:rsid w:val="00653E59"/>
    <w:rsid w:val="00654B9A"/>
    <w:rsid w:val="0065525C"/>
    <w:rsid w:val="006564B6"/>
    <w:rsid w:val="00657988"/>
    <w:rsid w:val="006605D9"/>
    <w:rsid w:val="0066091B"/>
    <w:rsid w:val="00660985"/>
    <w:rsid w:val="006609CD"/>
    <w:rsid w:val="00660D73"/>
    <w:rsid w:val="00660D7A"/>
    <w:rsid w:val="00661F94"/>
    <w:rsid w:val="006629F9"/>
    <w:rsid w:val="00662DBD"/>
    <w:rsid w:val="0066378C"/>
    <w:rsid w:val="006674B3"/>
    <w:rsid w:val="0067092E"/>
    <w:rsid w:val="00670CB0"/>
    <w:rsid w:val="006710A3"/>
    <w:rsid w:val="00671414"/>
    <w:rsid w:val="006731DB"/>
    <w:rsid w:val="006733D9"/>
    <w:rsid w:val="006740D6"/>
    <w:rsid w:val="0067487B"/>
    <w:rsid w:val="00675810"/>
    <w:rsid w:val="006762DB"/>
    <w:rsid w:val="00676920"/>
    <w:rsid w:val="006772EA"/>
    <w:rsid w:val="00680881"/>
    <w:rsid w:val="00681726"/>
    <w:rsid w:val="00681893"/>
    <w:rsid w:val="00681DFF"/>
    <w:rsid w:val="0068244A"/>
    <w:rsid w:val="00683F92"/>
    <w:rsid w:val="00686783"/>
    <w:rsid w:val="006867E6"/>
    <w:rsid w:val="006941F0"/>
    <w:rsid w:val="00694911"/>
    <w:rsid w:val="00696634"/>
    <w:rsid w:val="00697A37"/>
    <w:rsid w:val="006A073B"/>
    <w:rsid w:val="006A1365"/>
    <w:rsid w:val="006A1C85"/>
    <w:rsid w:val="006A3C93"/>
    <w:rsid w:val="006A41C7"/>
    <w:rsid w:val="006A5F7C"/>
    <w:rsid w:val="006A659F"/>
    <w:rsid w:val="006A66BD"/>
    <w:rsid w:val="006B07B7"/>
    <w:rsid w:val="006B188A"/>
    <w:rsid w:val="006B1ED1"/>
    <w:rsid w:val="006B3A26"/>
    <w:rsid w:val="006B67A0"/>
    <w:rsid w:val="006B741A"/>
    <w:rsid w:val="006C02AC"/>
    <w:rsid w:val="006C17D4"/>
    <w:rsid w:val="006C4E8E"/>
    <w:rsid w:val="006C53BF"/>
    <w:rsid w:val="006C5FA5"/>
    <w:rsid w:val="006C6A6C"/>
    <w:rsid w:val="006C70EC"/>
    <w:rsid w:val="006D0106"/>
    <w:rsid w:val="006D0EF6"/>
    <w:rsid w:val="006D1841"/>
    <w:rsid w:val="006D3251"/>
    <w:rsid w:val="006D5380"/>
    <w:rsid w:val="006D546F"/>
    <w:rsid w:val="006D5EAA"/>
    <w:rsid w:val="006D5FE0"/>
    <w:rsid w:val="006D738F"/>
    <w:rsid w:val="006D7592"/>
    <w:rsid w:val="006D7DC1"/>
    <w:rsid w:val="006E0306"/>
    <w:rsid w:val="006E11C3"/>
    <w:rsid w:val="006E14A1"/>
    <w:rsid w:val="006E31B5"/>
    <w:rsid w:val="006F1A2A"/>
    <w:rsid w:val="006F29EB"/>
    <w:rsid w:val="006F5EC7"/>
    <w:rsid w:val="006F67FD"/>
    <w:rsid w:val="006F6ECF"/>
    <w:rsid w:val="006F778B"/>
    <w:rsid w:val="006F793B"/>
    <w:rsid w:val="00701141"/>
    <w:rsid w:val="00701A17"/>
    <w:rsid w:val="007036DD"/>
    <w:rsid w:val="00703977"/>
    <w:rsid w:val="00704AE2"/>
    <w:rsid w:val="00706B7C"/>
    <w:rsid w:val="007070F0"/>
    <w:rsid w:val="00711312"/>
    <w:rsid w:val="00712F7D"/>
    <w:rsid w:val="0071308C"/>
    <w:rsid w:val="00713527"/>
    <w:rsid w:val="00713FEA"/>
    <w:rsid w:val="00714CF1"/>
    <w:rsid w:val="00715814"/>
    <w:rsid w:val="00715B33"/>
    <w:rsid w:val="007161C1"/>
    <w:rsid w:val="00717618"/>
    <w:rsid w:val="00717F13"/>
    <w:rsid w:val="0072149E"/>
    <w:rsid w:val="00723491"/>
    <w:rsid w:val="007243B3"/>
    <w:rsid w:val="00724D20"/>
    <w:rsid w:val="00725E06"/>
    <w:rsid w:val="007275FB"/>
    <w:rsid w:val="00727EC9"/>
    <w:rsid w:val="007301D7"/>
    <w:rsid w:val="0073355C"/>
    <w:rsid w:val="0073417D"/>
    <w:rsid w:val="00736AB8"/>
    <w:rsid w:val="00740867"/>
    <w:rsid w:val="00742616"/>
    <w:rsid w:val="00743AAE"/>
    <w:rsid w:val="007447BE"/>
    <w:rsid w:val="00744DD6"/>
    <w:rsid w:val="007454D4"/>
    <w:rsid w:val="00745CD2"/>
    <w:rsid w:val="007461CF"/>
    <w:rsid w:val="00747645"/>
    <w:rsid w:val="007503FC"/>
    <w:rsid w:val="007532CA"/>
    <w:rsid w:val="00753F2C"/>
    <w:rsid w:val="0075418E"/>
    <w:rsid w:val="00754BF0"/>
    <w:rsid w:val="00755735"/>
    <w:rsid w:val="00755DFB"/>
    <w:rsid w:val="007613B0"/>
    <w:rsid w:val="00761966"/>
    <w:rsid w:val="00762E5B"/>
    <w:rsid w:val="007634AD"/>
    <w:rsid w:val="00763619"/>
    <w:rsid w:val="007644BE"/>
    <w:rsid w:val="00764746"/>
    <w:rsid w:val="007654B8"/>
    <w:rsid w:val="00766167"/>
    <w:rsid w:val="007669DF"/>
    <w:rsid w:val="00767130"/>
    <w:rsid w:val="00770B68"/>
    <w:rsid w:val="00770BCF"/>
    <w:rsid w:val="007711DC"/>
    <w:rsid w:val="007716F6"/>
    <w:rsid w:val="0077419B"/>
    <w:rsid w:val="00774C20"/>
    <w:rsid w:val="00775191"/>
    <w:rsid w:val="00775538"/>
    <w:rsid w:val="0077655D"/>
    <w:rsid w:val="00777600"/>
    <w:rsid w:val="007803E5"/>
    <w:rsid w:val="00781A0F"/>
    <w:rsid w:val="00782AA7"/>
    <w:rsid w:val="007877B5"/>
    <w:rsid w:val="00787BA6"/>
    <w:rsid w:val="00790908"/>
    <w:rsid w:val="007924C3"/>
    <w:rsid w:val="007928F6"/>
    <w:rsid w:val="00793619"/>
    <w:rsid w:val="00794A28"/>
    <w:rsid w:val="00795B7B"/>
    <w:rsid w:val="00795DBE"/>
    <w:rsid w:val="00796697"/>
    <w:rsid w:val="007A11A4"/>
    <w:rsid w:val="007A252A"/>
    <w:rsid w:val="007A2E98"/>
    <w:rsid w:val="007A36F0"/>
    <w:rsid w:val="007A59A1"/>
    <w:rsid w:val="007B00AD"/>
    <w:rsid w:val="007B0103"/>
    <w:rsid w:val="007B20A2"/>
    <w:rsid w:val="007B2441"/>
    <w:rsid w:val="007B2ED5"/>
    <w:rsid w:val="007B2F20"/>
    <w:rsid w:val="007B3D6E"/>
    <w:rsid w:val="007B6253"/>
    <w:rsid w:val="007B72BB"/>
    <w:rsid w:val="007B7CA6"/>
    <w:rsid w:val="007C0F9C"/>
    <w:rsid w:val="007C35B0"/>
    <w:rsid w:val="007C37E6"/>
    <w:rsid w:val="007C3A7D"/>
    <w:rsid w:val="007C3F5C"/>
    <w:rsid w:val="007C59B4"/>
    <w:rsid w:val="007C7BCA"/>
    <w:rsid w:val="007C7D1E"/>
    <w:rsid w:val="007D006C"/>
    <w:rsid w:val="007D01B9"/>
    <w:rsid w:val="007D0A33"/>
    <w:rsid w:val="007D1372"/>
    <w:rsid w:val="007D52DC"/>
    <w:rsid w:val="007D61CA"/>
    <w:rsid w:val="007D6497"/>
    <w:rsid w:val="007D69B2"/>
    <w:rsid w:val="007D6A46"/>
    <w:rsid w:val="007D72DD"/>
    <w:rsid w:val="007D7C91"/>
    <w:rsid w:val="007E2A86"/>
    <w:rsid w:val="007E5CB5"/>
    <w:rsid w:val="007E730D"/>
    <w:rsid w:val="007E7887"/>
    <w:rsid w:val="007F049A"/>
    <w:rsid w:val="007F0FEF"/>
    <w:rsid w:val="007F1E21"/>
    <w:rsid w:val="007F2784"/>
    <w:rsid w:val="007F318A"/>
    <w:rsid w:val="007F370F"/>
    <w:rsid w:val="007F643F"/>
    <w:rsid w:val="007F7A66"/>
    <w:rsid w:val="008049EA"/>
    <w:rsid w:val="00804FA5"/>
    <w:rsid w:val="0080648A"/>
    <w:rsid w:val="008076AE"/>
    <w:rsid w:val="0081183A"/>
    <w:rsid w:val="0081224F"/>
    <w:rsid w:val="00812CB1"/>
    <w:rsid w:val="0081329D"/>
    <w:rsid w:val="0081352B"/>
    <w:rsid w:val="00815956"/>
    <w:rsid w:val="008167FC"/>
    <w:rsid w:val="008174E9"/>
    <w:rsid w:val="00817582"/>
    <w:rsid w:val="00817EB4"/>
    <w:rsid w:val="0082095D"/>
    <w:rsid w:val="0082168F"/>
    <w:rsid w:val="00821C4E"/>
    <w:rsid w:val="00822493"/>
    <w:rsid w:val="00825D65"/>
    <w:rsid w:val="00826160"/>
    <w:rsid w:val="00831808"/>
    <w:rsid w:val="008336B5"/>
    <w:rsid w:val="00834C48"/>
    <w:rsid w:val="0083590B"/>
    <w:rsid w:val="00835A1E"/>
    <w:rsid w:val="00835D9F"/>
    <w:rsid w:val="00836FCE"/>
    <w:rsid w:val="00840523"/>
    <w:rsid w:val="00842968"/>
    <w:rsid w:val="00842B94"/>
    <w:rsid w:val="00845B59"/>
    <w:rsid w:val="00852104"/>
    <w:rsid w:val="008546A8"/>
    <w:rsid w:val="00854FF6"/>
    <w:rsid w:val="00861330"/>
    <w:rsid w:val="008643F7"/>
    <w:rsid w:val="008660C9"/>
    <w:rsid w:val="008677B6"/>
    <w:rsid w:val="0087017A"/>
    <w:rsid w:val="00871246"/>
    <w:rsid w:val="00871866"/>
    <w:rsid w:val="00874866"/>
    <w:rsid w:val="00876AFA"/>
    <w:rsid w:val="0088017B"/>
    <w:rsid w:val="00881D56"/>
    <w:rsid w:val="008820C0"/>
    <w:rsid w:val="008824C1"/>
    <w:rsid w:val="00882607"/>
    <w:rsid w:val="0088291F"/>
    <w:rsid w:val="00882C12"/>
    <w:rsid w:val="00883904"/>
    <w:rsid w:val="008845CD"/>
    <w:rsid w:val="00884605"/>
    <w:rsid w:val="00886C7C"/>
    <w:rsid w:val="0088772D"/>
    <w:rsid w:val="008916EB"/>
    <w:rsid w:val="00891E00"/>
    <w:rsid w:val="008924FF"/>
    <w:rsid w:val="00892F56"/>
    <w:rsid w:val="00893AC2"/>
    <w:rsid w:val="008944A6"/>
    <w:rsid w:val="00894528"/>
    <w:rsid w:val="00894F39"/>
    <w:rsid w:val="008A0FC8"/>
    <w:rsid w:val="008A41DB"/>
    <w:rsid w:val="008A45BD"/>
    <w:rsid w:val="008A55B2"/>
    <w:rsid w:val="008A5635"/>
    <w:rsid w:val="008A56A0"/>
    <w:rsid w:val="008A5C7D"/>
    <w:rsid w:val="008A6E4E"/>
    <w:rsid w:val="008B459B"/>
    <w:rsid w:val="008B47E3"/>
    <w:rsid w:val="008B4A40"/>
    <w:rsid w:val="008B7EC0"/>
    <w:rsid w:val="008C0AA0"/>
    <w:rsid w:val="008C3069"/>
    <w:rsid w:val="008C3281"/>
    <w:rsid w:val="008C350A"/>
    <w:rsid w:val="008C3586"/>
    <w:rsid w:val="008C3A13"/>
    <w:rsid w:val="008C5644"/>
    <w:rsid w:val="008C6E0B"/>
    <w:rsid w:val="008C6FAE"/>
    <w:rsid w:val="008C7752"/>
    <w:rsid w:val="008D04A5"/>
    <w:rsid w:val="008D21EA"/>
    <w:rsid w:val="008D24B3"/>
    <w:rsid w:val="008D2825"/>
    <w:rsid w:val="008D3703"/>
    <w:rsid w:val="008D650B"/>
    <w:rsid w:val="008D68AE"/>
    <w:rsid w:val="008D6BDA"/>
    <w:rsid w:val="008D6DF9"/>
    <w:rsid w:val="008E2552"/>
    <w:rsid w:val="008E283E"/>
    <w:rsid w:val="008E4B5F"/>
    <w:rsid w:val="008E5C1F"/>
    <w:rsid w:val="008E66A5"/>
    <w:rsid w:val="008E7EA9"/>
    <w:rsid w:val="008F040A"/>
    <w:rsid w:val="008F0499"/>
    <w:rsid w:val="008F10AE"/>
    <w:rsid w:val="008F16F5"/>
    <w:rsid w:val="008F219F"/>
    <w:rsid w:val="008F2669"/>
    <w:rsid w:val="008F2BCC"/>
    <w:rsid w:val="008F317D"/>
    <w:rsid w:val="008F4E42"/>
    <w:rsid w:val="008F6748"/>
    <w:rsid w:val="008F67DF"/>
    <w:rsid w:val="008F74CF"/>
    <w:rsid w:val="008F7806"/>
    <w:rsid w:val="0090128B"/>
    <w:rsid w:val="009019AA"/>
    <w:rsid w:val="0090311C"/>
    <w:rsid w:val="009035F8"/>
    <w:rsid w:val="009036CC"/>
    <w:rsid w:val="00903DBB"/>
    <w:rsid w:val="00907974"/>
    <w:rsid w:val="00907BB1"/>
    <w:rsid w:val="009115F6"/>
    <w:rsid w:val="00911A8A"/>
    <w:rsid w:val="00911F5B"/>
    <w:rsid w:val="00912150"/>
    <w:rsid w:val="009132A7"/>
    <w:rsid w:val="00916478"/>
    <w:rsid w:val="00916E08"/>
    <w:rsid w:val="00921B74"/>
    <w:rsid w:val="00922261"/>
    <w:rsid w:val="009223DA"/>
    <w:rsid w:val="00924226"/>
    <w:rsid w:val="00924EEE"/>
    <w:rsid w:val="00925063"/>
    <w:rsid w:val="00926E17"/>
    <w:rsid w:val="00927278"/>
    <w:rsid w:val="0092731B"/>
    <w:rsid w:val="0092732F"/>
    <w:rsid w:val="00927382"/>
    <w:rsid w:val="009275D8"/>
    <w:rsid w:val="00927821"/>
    <w:rsid w:val="009278A4"/>
    <w:rsid w:val="00930225"/>
    <w:rsid w:val="00931EC1"/>
    <w:rsid w:val="00932B20"/>
    <w:rsid w:val="009348BE"/>
    <w:rsid w:val="009359EC"/>
    <w:rsid w:val="00935B12"/>
    <w:rsid w:val="009361E8"/>
    <w:rsid w:val="009374FB"/>
    <w:rsid w:val="00940180"/>
    <w:rsid w:val="009414A3"/>
    <w:rsid w:val="00941E94"/>
    <w:rsid w:val="00942838"/>
    <w:rsid w:val="0094301D"/>
    <w:rsid w:val="00944AB2"/>
    <w:rsid w:val="00944BAA"/>
    <w:rsid w:val="00945F41"/>
    <w:rsid w:val="009460AC"/>
    <w:rsid w:val="00946696"/>
    <w:rsid w:val="00947642"/>
    <w:rsid w:val="00950557"/>
    <w:rsid w:val="00950CCC"/>
    <w:rsid w:val="00950D26"/>
    <w:rsid w:val="0095232D"/>
    <w:rsid w:val="00952BB1"/>
    <w:rsid w:val="00952DD3"/>
    <w:rsid w:val="00954689"/>
    <w:rsid w:val="00954FA9"/>
    <w:rsid w:val="00955864"/>
    <w:rsid w:val="00955ECF"/>
    <w:rsid w:val="009571B2"/>
    <w:rsid w:val="009579FC"/>
    <w:rsid w:val="009600F1"/>
    <w:rsid w:val="009603B1"/>
    <w:rsid w:val="00962058"/>
    <w:rsid w:val="009622B1"/>
    <w:rsid w:val="0096320A"/>
    <w:rsid w:val="0096420A"/>
    <w:rsid w:val="00966795"/>
    <w:rsid w:val="00966C5E"/>
    <w:rsid w:val="00966DE6"/>
    <w:rsid w:val="0097025A"/>
    <w:rsid w:val="00974421"/>
    <w:rsid w:val="00974BE3"/>
    <w:rsid w:val="00975158"/>
    <w:rsid w:val="00976B8E"/>
    <w:rsid w:val="00980DCB"/>
    <w:rsid w:val="009846D5"/>
    <w:rsid w:val="009860BC"/>
    <w:rsid w:val="0098661C"/>
    <w:rsid w:val="00987425"/>
    <w:rsid w:val="00987AB8"/>
    <w:rsid w:val="0099059D"/>
    <w:rsid w:val="0099150C"/>
    <w:rsid w:val="00992E6B"/>
    <w:rsid w:val="009934DA"/>
    <w:rsid w:val="00993670"/>
    <w:rsid w:val="0099798F"/>
    <w:rsid w:val="009A169C"/>
    <w:rsid w:val="009A36EE"/>
    <w:rsid w:val="009A4A6D"/>
    <w:rsid w:val="009A59B9"/>
    <w:rsid w:val="009A695F"/>
    <w:rsid w:val="009A79F9"/>
    <w:rsid w:val="009A7A83"/>
    <w:rsid w:val="009B0DBC"/>
    <w:rsid w:val="009B2E77"/>
    <w:rsid w:val="009B30FB"/>
    <w:rsid w:val="009B389A"/>
    <w:rsid w:val="009B42B2"/>
    <w:rsid w:val="009B57D3"/>
    <w:rsid w:val="009B5F5B"/>
    <w:rsid w:val="009B65B3"/>
    <w:rsid w:val="009C088F"/>
    <w:rsid w:val="009C257A"/>
    <w:rsid w:val="009C27E5"/>
    <w:rsid w:val="009C2952"/>
    <w:rsid w:val="009C2AAC"/>
    <w:rsid w:val="009C46E6"/>
    <w:rsid w:val="009C546D"/>
    <w:rsid w:val="009C7DA2"/>
    <w:rsid w:val="009D178E"/>
    <w:rsid w:val="009D185A"/>
    <w:rsid w:val="009D1A92"/>
    <w:rsid w:val="009D22B7"/>
    <w:rsid w:val="009D26A1"/>
    <w:rsid w:val="009D3613"/>
    <w:rsid w:val="009D4B6E"/>
    <w:rsid w:val="009D6482"/>
    <w:rsid w:val="009D6B88"/>
    <w:rsid w:val="009D7223"/>
    <w:rsid w:val="009E10EF"/>
    <w:rsid w:val="009E15FE"/>
    <w:rsid w:val="009E34AD"/>
    <w:rsid w:val="009E3EA7"/>
    <w:rsid w:val="009E4130"/>
    <w:rsid w:val="009E467B"/>
    <w:rsid w:val="009E61E5"/>
    <w:rsid w:val="009E6AED"/>
    <w:rsid w:val="009F226C"/>
    <w:rsid w:val="009F2470"/>
    <w:rsid w:val="009F3074"/>
    <w:rsid w:val="009F3A44"/>
    <w:rsid w:val="009F5073"/>
    <w:rsid w:val="009F548C"/>
    <w:rsid w:val="009F797D"/>
    <w:rsid w:val="00A0036C"/>
    <w:rsid w:val="00A0190B"/>
    <w:rsid w:val="00A02412"/>
    <w:rsid w:val="00A0327D"/>
    <w:rsid w:val="00A042E7"/>
    <w:rsid w:val="00A04ECE"/>
    <w:rsid w:val="00A05BF5"/>
    <w:rsid w:val="00A0698F"/>
    <w:rsid w:val="00A07A4C"/>
    <w:rsid w:val="00A114A9"/>
    <w:rsid w:val="00A115D3"/>
    <w:rsid w:val="00A1172B"/>
    <w:rsid w:val="00A120B3"/>
    <w:rsid w:val="00A123C1"/>
    <w:rsid w:val="00A12990"/>
    <w:rsid w:val="00A12AD6"/>
    <w:rsid w:val="00A12B6C"/>
    <w:rsid w:val="00A14306"/>
    <w:rsid w:val="00A14FDF"/>
    <w:rsid w:val="00A16C8C"/>
    <w:rsid w:val="00A17A47"/>
    <w:rsid w:val="00A23C12"/>
    <w:rsid w:val="00A23D24"/>
    <w:rsid w:val="00A23FCA"/>
    <w:rsid w:val="00A24043"/>
    <w:rsid w:val="00A24646"/>
    <w:rsid w:val="00A257D7"/>
    <w:rsid w:val="00A25BDD"/>
    <w:rsid w:val="00A26B3C"/>
    <w:rsid w:val="00A30C7F"/>
    <w:rsid w:val="00A34C76"/>
    <w:rsid w:val="00A37661"/>
    <w:rsid w:val="00A37B50"/>
    <w:rsid w:val="00A4012E"/>
    <w:rsid w:val="00A40C37"/>
    <w:rsid w:val="00A42C20"/>
    <w:rsid w:val="00A4380E"/>
    <w:rsid w:val="00A44982"/>
    <w:rsid w:val="00A44D42"/>
    <w:rsid w:val="00A46222"/>
    <w:rsid w:val="00A545AF"/>
    <w:rsid w:val="00A546B8"/>
    <w:rsid w:val="00A55B49"/>
    <w:rsid w:val="00A55EDC"/>
    <w:rsid w:val="00A565E6"/>
    <w:rsid w:val="00A57D60"/>
    <w:rsid w:val="00A613C2"/>
    <w:rsid w:val="00A6234B"/>
    <w:rsid w:val="00A65C9E"/>
    <w:rsid w:val="00A66C12"/>
    <w:rsid w:val="00A675A6"/>
    <w:rsid w:val="00A72085"/>
    <w:rsid w:val="00A734D2"/>
    <w:rsid w:val="00A73542"/>
    <w:rsid w:val="00A74BC2"/>
    <w:rsid w:val="00A7693F"/>
    <w:rsid w:val="00A76ACB"/>
    <w:rsid w:val="00A77105"/>
    <w:rsid w:val="00A82358"/>
    <w:rsid w:val="00A83AD9"/>
    <w:rsid w:val="00A8490E"/>
    <w:rsid w:val="00A84F1A"/>
    <w:rsid w:val="00A84F59"/>
    <w:rsid w:val="00A86590"/>
    <w:rsid w:val="00A9005F"/>
    <w:rsid w:val="00A915A3"/>
    <w:rsid w:val="00A9206B"/>
    <w:rsid w:val="00A94C2B"/>
    <w:rsid w:val="00A95240"/>
    <w:rsid w:val="00A95955"/>
    <w:rsid w:val="00A974B2"/>
    <w:rsid w:val="00A974D2"/>
    <w:rsid w:val="00A975B0"/>
    <w:rsid w:val="00AA0521"/>
    <w:rsid w:val="00AA0963"/>
    <w:rsid w:val="00AA2195"/>
    <w:rsid w:val="00AA26A8"/>
    <w:rsid w:val="00AA28E2"/>
    <w:rsid w:val="00AA2B4A"/>
    <w:rsid w:val="00AA7FD7"/>
    <w:rsid w:val="00AB1230"/>
    <w:rsid w:val="00AB14BA"/>
    <w:rsid w:val="00AB24B9"/>
    <w:rsid w:val="00AB41AC"/>
    <w:rsid w:val="00AB4A70"/>
    <w:rsid w:val="00AB4F62"/>
    <w:rsid w:val="00AB4FDA"/>
    <w:rsid w:val="00AB5740"/>
    <w:rsid w:val="00AB70B2"/>
    <w:rsid w:val="00AB769B"/>
    <w:rsid w:val="00AC069D"/>
    <w:rsid w:val="00AC1D31"/>
    <w:rsid w:val="00AC1EE5"/>
    <w:rsid w:val="00AC5246"/>
    <w:rsid w:val="00AC6D11"/>
    <w:rsid w:val="00AC7777"/>
    <w:rsid w:val="00AD017B"/>
    <w:rsid w:val="00AD01F8"/>
    <w:rsid w:val="00AD09C0"/>
    <w:rsid w:val="00AD09F7"/>
    <w:rsid w:val="00AD12E9"/>
    <w:rsid w:val="00AD3B24"/>
    <w:rsid w:val="00AD3F30"/>
    <w:rsid w:val="00AD4BAA"/>
    <w:rsid w:val="00AD7E50"/>
    <w:rsid w:val="00AE4189"/>
    <w:rsid w:val="00AE588A"/>
    <w:rsid w:val="00AE6C0A"/>
    <w:rsid w:val="00AE6E8A"/>
    <w:rsid w:val="00AE7323"/>
    <w:rsid w:val="00AF41E3"/>
    <w:rsid w:val="00AF424C"/>
    <w:rsid w:val="00AF5211"/>
    <w:rsid w:val="00AF5724"/>
    <w:rsid w:val="00AF73E1"/>
    <w:rsid w:val="00AF755B"/>
    <w:rsid w:val="00AF76E5"/>
    <w:rsid w:val="00B008B0"/>
    <w:rsid w:val="00B02CDD"/>
    <w:rsid w:val="00B03A40"/>
    <w:rsid w:val="00B04EB9"/>
    <w:rsid w:val="00B059C2"/>
    <w:rsid w:val="00B05E9B"/>
    <w:rsid w:val="00B0625A"/>
    <w:rsid w:val="00B07D0E"/>
    <w:rsid w:val="00B12C90"/>
    <w:rsid w:val="00B1330C"/>
    <w:rsid w:val="00B14A59"/>
    <w:rsid w:val="00B14C16"/>
    <w:rsid w:val="00B16135"/>
    <w:rsid w:val="00B167A2"/>
    <w:rsid w:val="00B175B7"/>
    <w:rsid w:val="00B204D9"/>
    <w:rsid w:val="00B213F1"/>
    <w:rsid w:val="00B2193A"/>
    <w:rsid w:val="00B23503"/>
    <w:rsid w:val="00B24360"/>
    <w:rsid w:val="00B245AE"/>
    <w:rsid w:val="00B26540"/>
    <w:rsid w:val="00B3087A"/>
    <w:rsid w:val="00B30D4F"/>
    <w:rsid w:val="00B315BE"/>
    <w:rsid w:val="00B3253A"/>
    <w:rsid w:val="00B32DA8"/>
    <w:rsid w:val="00B34142"/>
    <w:rsid w:val="00B34C6E"/>
    <w:rsid w:val="00B368AD"/>
    <w:rsid w:val="00B36D7B"/>
    <w:rsid w:val="00B3757C"/>
    <w:rsid w:val="00B40FD3"/>
    <w:rsid w:val="00B4147B"/>
    <w:rsid w:val="00B419C7"/>
    <w:rsid w:val="00B4371C"/>
    <w:rsid w:val="00B444E5"/>
    <w:rsid w:val="00B44C28"/>
    <w:rsid w:val="00B44C37"/>
    <w:rsid w:val="00B4683C"/>
    <w:rsid w:val="00B4731E"/>
    <w:rsid w:val="00B47808"/>
    <w:rsid w:val="00B511C3"/>
    <w:rsid w:val="00B512F8"/>
    <w:rsid w:val="00B51B7E"/>
    <w:rsid w:val="00B559CE"/>
    <w:rsid w:val="00B55F33"/>
    <w:rsid w:val="00B56807"/>
    <w:rsid w:val="00B609B4"/>
    <w:rsid w:val="00B61365"/>
    <w:rsid w:val="00B61569"/>
    <w:rsid w:val="00B61DA8"/>
    <w:rsid w:val="00B6355A"/>
    <w:rsid w:val="00B65513"/>
    <w:rsid w:val="00B65966"/>
    <w:rsid w:val="00B66F37"/>
    <w:rsid w:val="00B671BD"/>
    <w:rsid w:val="00B67F0F"/>
    <w:rsid w:val="00B72805"/>
    <w:rsid w:val="00B7350D"/>
    <w:rsid w:val="00B73A90"/>
    <w:rsid w:val="00B73B3B"/>
    <w:rsid w:val="00B73CB6"/>
    <w:rsid w:val="00B76D49"/>
    <w:rsid w:val="00B8092A"/>
    <w:rsid w:val="00B81D53"/>
    <w:rsid w:val="00B83D9E"/>
    <w:rsid w:val="00B83EE7"/>
    <w:rsid w:val="00B84B6A"/>
    <w:rsid w:val="00B8751B"/>
    <w:rsid w:val="00B875D7"/>
    <w:rsid w:val="00B87752"/>
    <w:rsid w:val="00B904A3"/>
    <w:rsid w:val="00B9223A"/>
    <w:rsid w:val="00B93ED6"/>
    <w:rsid w:val="00B96AD5"/>
    <w:rsid w:val="00B97FDD"/>
    <w:rsid w:val="00BA0C4A"/>
    <w:rsid w:val="00BA1C5F"/>
    <w:rsid w:val="00BA29AA"/>
    <w:rsid w:val="00BA2FB4"/>
    <w:rsid w:val="00BA597A"/>
    <w:rsid w:val="00BA5DC2"/>
    <w:rsid w:val="00BA6D32"/>
    <w:rsid w:val="00BB05CA"/>
    <w:rsid w:val="00BB230D"/>
    <w:rsid w:val="00BB552D"/>
    <w:rsid w:val="00BB676B"/>
    <w:rsid w:val="00BB6C33"/>
    <w:rsid w:val="00BC22EF"/>
    <w:rsid w:val="00BC3665"/>
    <w:rsid w:val="00BC3EB7"/>
    <w:rsid w:val="00BC52EB"/>
    <w:rsid w:val="00BC54E0"/>
    <w:rsid w:val="00BC57B0"/>
    <w:rsid w:val="00BC70E8"/>
    <w:rsid w:val="00BD41FD"/>
    <w:rsid w:val="00BD61C7"/>
    <w:rsid w:val="00BD73CE"/>
    <w:rsid w:val="00BD7407"/>
    <w:rsid w:val="00BE0BBE"/>
    <w:rsid w:val="00BE38C1"/>
    <w:rsid w:val="00BE4C6F"/>
    <w:rsid w:val="00BE7454"/>
    <w:rsid w:val="00BE791A"/>
    <w:rsid w:val="00BF00BB"/>
    <w:rsid w:val="00BF01FF"/>
    <w:rsid w:val="00BF0F88"/>
    <w:rsid w:val="00BF19B4"/>
    <w:rsid w:val="00BF25FC"/>
    <w:rsid w:val="00BF26A5"/>
    <w:rsid w:val="00BF2DDC"/>
    <w:rsid w:val="00BF3D29"/>
    <w:rsid w:val="00BF5F1F"/>
    <w:rsid w:val="00BF623F"/>
    <w:rsid w:val="00BF6499"/>
    <w:rsid w:val="00BF697F"/>
    <w:rsid w:val="00BF7538"/>
    <w:rsid w:val="00C01CB6"/>
    <w:rsid w:val="00C03828"/>
    <w:rsid w:val="00C0389D"/>
    <w:rsid w:val="00C04AFE"/>
    <w:rsid w:val="00C05192"/>
    <w:rsid w:val="00C054D4"/>
    <w:rsid w:val="00C0638A"/>
    <w:rsid w:val="00C10741"/>
    <w:rsid w:val="00C1099E"/>
    <w:rsid w:val="00C113B1"/>
    <w:rsid w:val="00C1154B"/>
    <w:rsid w:val="00C11589"/>
    <w:rsid w:val="00C11846"/>
    <w:rsid w:val="00C1222F"/>
    <w:rsid w:val="00C12981"/>
    <w:rsid w:val="00C14776"/>
    <w:rsid w:val="00C14879"/>
    <w:rsid w:val="00C148BE"/>
    <w:rsid w:val="00C155C5"/>
    <w:rsid w:val="00C16768"/>
    <w:rsid w:val="00C172E1"/>
    <w:rsid w:val="00C20E57"/>
    <w:rsid w:val="00C222A4"/>
    <w:rsid w:val="00C22F94"/>
    <w:rsid w:val="00C27420"/>
    <w:rsid w:val="00C3028D"/>
    <w:rsid w:val="00C30528"/>
    <w:rsid w:val="00C32124"/>
    <w:rsid w:val="00C40AE2"/>
    <w:rsid w:val="00C41FEC"/>
    <w:rsid w:val="00C4237C"/>
    <w:rsid w:val="00C445BE"/>
    <w:rsid w:val="00C4496D"/>
    <w:rsid w:val="00C47958"/>
    <w:rsid w:val="00C503D5"/>
    <w:rsid w:val="00C51181"/>
    <w:rsid w:val="00C51C8F"/>
    <w:rsid w:val="00C53B29"/>
    <w:rsid w:val="00C55264"/>
    <w:rsid w:val="00C5647A"/>
    <w:rsid w:val="00C56DF9"/>
    <w:rsid w:val="00C56E29"/>
    <w:rsid w:val="00C574B0"/>
    <w:rsid w:val="00C57699"/>
    <w:rsid w:val="00C60210"/>
    <w:rsid w:val="00C61448"/>
    <w:rsid w:val="00C61754"/>
    <w:rsid w:val="00C61AD0"/>
    <w:rsid w:val="00C61E34"/>
    <w:rsid w:val="00C624CE"/>
    <w:rsid w:val="00C62837"/>
    <w:rsid w:val="00C64077"/>
    <w:rsid w:val="00C640AA"/>
    <w:rsid w:val="00C6497C"/>
    <w:rsid w:val="00C65341"/>
    <w:rsid w:val="00C65F79"/>
    <w:rsid w:val="00C67715"/>
    <w:rsid w:val="00C67959"/>
    <w:rsid w:val="00C73B58"/>
    <w:rsid w:val="00C73F38"/>
    <w:rsid w:val="00C75853"/>
    <w:rsid w:val="00C7766E"/>
    <w:rsid w:val="00C80F24"/>
    <w:rsid w:val="00C845E8"/>
    <w:rsid w:val="00C8508C"/>
    <w:rsid w:val="00C8521A"/>
    <w:rsid w:val="00C85C51"/>
    <w:rsid w:val="00C87148"/>
    <w:rsid w:val="00C902E0"/>
    <w:rsid w:val="00C91198"/>
    <w:rsid w:val="00C91554"/>
    <w:rsid w:val="00C91F7D"/>
    <w:rsid w:val="00C95008"/>
    <w:rsid w:val="00C954D0"/>
    <w:rsid w:val="00C95EB2"/>
    <w:rsid w:val="00C96C83"/>
    <w:rsid w:val="00C973D8"/>
    <w:rsid w:val="00C97910"/>
    <w:rsid w:val="00CA03F8"/>
    <w:rsid w:val="00CA0E61"/>
    <w:rsid w:val="00CA1199"/>
    <w:rsid w:val="00CA191E"/>
    <w:rsid w:val="00CA1C84"/>
    <w:rsid w:val="00CA3FD3"/>
    <w:rsid w:val="00CA6792"/>
    <w:rsid w:val="00CA702E"/>
    <w:rsid w:val="00CA7413"/>
    <w:rsid w:val="00CA7EF3"/>
    <w:rsid w:val="00CB3549"/>
    <w:rsid w:val="00CB43B6"/>
    <w:rsid w:val="00CB4CDF"/>
    <w:rsid w:val="00CB6192"/>
    <w:rsid w:val="00CB6DD5"/>
    <w:rsid w:val="00CB6F3B"/>
    <w:rsid w:val="00CB7219"/>
    <w:rsid w:val="00CB7F7A"/>
    <w:rsid w:val="00CC1361"/>
    <w:rsid w:val="00CC1E91"/>
    <w:rsid w:val="00CC207C"/>
    <w:rsid w:val="00CC2B0D"/>
    <w:rsid w:val="00CC35F1"/>
    <w:rsid w:val="00CC3926"/>
    <w:rsid w:val="00CC4231"/>
    <w:rsid w:val="00CC628F"/>
    <w:rsid w:val="00CC6929"/>
    <w:rsid w:val="00CC6B76"/>
    <w:rsid w:val="00CD1363"/>
    <w:rsid w:val="00CD1611"/>
    <w:rsid w:val="00CD16EA"/>
    <w:rsid w:val="00CD25FA"/>
    <w:rsid w:val="00CD261E"/>
    <w:rsid w:val="00CD4515"/>
    <w:rsid w:val="00CD6152"/>
    <w:rsid w:val="00CD65DA"/>
    <w:rsid w:val="00CD7607"/>
    <w:rsid w:val="00CE1015"/>
    <w:rsid w:val="00CE2738"/>
    <w:rsid w:val="00CE2A8B"/>
    <w:rsid w:val="00CE69E6"/>
    <w:rsid w:val="00CE72F7"/>
    <w:rsid w:val="00CE731B"/>
    <w:rsid w:val="00CE745D"/>
    <w:rsid w:val="00CE78E4"/>
    <w:rsid w:val="00CF000D"/>
    <w:rsid w:val="00CF26A8"/>
    <w:rsid w:val="00CF2FBE"/>
    <w:rsid w:val="00CF404D"/>
    <w:rsid w:val="00CF5D49"/>
    <w:rsid w:val="00CF6FC6"/>
    <w:rsid w:val="00D00554"/>
    <w:rsid w:val="00D00733"/>
    <w:rsid w:val="00D050B9"/>
    <w:rsid w:val="00D0596A"/>
    <w:rsid w:val="00D06455"/>
    <w:rsid w:val="00D076F0"/>
    <w:rsid w:val="00D11523"/>
    <w:rsid w:val="00D11EEE"/>
    <w:rsid w:val="00D135B9"/>
    <w:rsid w:val="00D145BC"/>
    <w:rsid w:val="00D14DDC"/>
    <w:rsid w:val="00D15FCB"/>
    <w:rsid w:val="00D16E6B"/>
    <w:rsid w:val="00D170A3"/>
    <w:rsid w:val="00D1761A"/>
    <w:rsid w:val="00D21122"/>
    <w:rsid w:val="00D221E9"/>
    <w:rsid w:val="00D22836"/>
    <w:rsid w:val="00D24943"/>
    <w:rsid w:val="00D26A0F"/>
    <w:rsid w:val="00D26BE7"/>
    <w:rsid w:val="00D27239"/>
    <w:rsid w:val="00D31829"/>
    <w:rsid w:val="00D3182D"/>
    <w:rsid w:val="00D31862"/>
    <w:rsid w:val="00D329CB"/>
    <w:rsid w:val="00D35D3D"/>
    <w:rsid w:val="00D40844"/>
    <w:rsid w:val="00D409B7"/>
    <w:rsid w:val="00D40C05"/>
    <w:rsid w:val="00D41E72"/>
    <w:rsid w:val="00D424E2"/>
    <w:rsid w:val="00D42874"/>
    <w:rsid w:val="00D42EC5"/>
    <w:rsid w:val="00D442BC"/>
    <w:rsid w:val="00D45BB2"/>
    <w:rsid w:val="00D464D4"/>
    <w:rsid w:val="00D47A23"/>
    <w:rsid w:val="00D50C67"/>
    <w:rsid w:val="00D512FB"/>
    <w:rsid w:val="00D53621"/>
    <w:rsid w:val="00D53A01"/>
    <w:rsid w:val="00D545A5"/>
    <w:rsid w:val="00D557DC"/>
    <w:rsid w:val="00D56912"/>
    <w:rsid w:val="00D61A3C"/>
    <w:rsid w:val="00D61D1C"/>
    <w:rsid w:val="00D62CC7"/>
    <w:rsid w:val="00D67881"/>
    <w:rsid w:val="00D70363"/>
    <w:rsid w:val="00D704D1"/>
    <w:rsid w:val="00D70651"/>
    <w:rsid w:val="00D7334B"/>
    <w:rsid w:val="00D73F71"/>
    <w:rsid w:val="00D761DE"/>
    <w:rsid w:val="00D7620B"/>
    <w:rsid w:val="00D76264"/>
    <w:rsid w:val="00D77D64"/>
    <w:rsid w:val="00D80032"/>
    <w:rsid w:val="00D807D0"/>
    <w:rsid w:val="00D813B2"/>
    <w:rsid w:val="00D8367F"/>
    <w:rsid w:val="00D83F00"/>
    <w:rsid w:val="00D84490"/>
    <w:rsid w:val="00D90F98"/>
    <w:rsid w:val="00D9230E"/>
    <w:rsid w:val="00D927A5"/>
    <w:rsid w:val="00D939A7"/>
    <w:rsid w:val="00D9557D"/>
    <w:rsid w:val="00D95F25"/>
    <w:rsid w:val="00D961E0"/>
    <w:rsid w:val="00D975C4"/>
    <w:rsid w:val="00D97E28"/>
    <w:rsid w:val="00DA02CA"/>
    <w:rsid w:val="00DA20F4"/>
    <w:rsid w:val="00DA24F2"/>
    <w:rsid w:val="00DA28FC"/>
    <w:rsid w:val="00DA31EE"/>
    <w:rsid w:val="00DA480C"/>
    <w:rsid w:val="00DA4A13"/>
    <w:rsid w:val="00DB00B4"/>
    <w:rsid w:val="00DB0689"/>
    <w:rsid w:val="00DB0BD0"/>
    <w:rsid w:val="00DB16CF"/>
    <w:rsid w:val="00DB20B4"/>
    <w:rsid w:val="00DB246D"/>
    <w:rsid w:val="00DB2A53"/>
    <w:rsid w:val="00DB2D0D"/>
    <w:rsid w:val="00DB2F71"/>
    <w:rsid w:val="00DB3A39"/>
    <w:rsid w:val="00DB71DD"/>
    <w:rsid w:val="00DB7808"/>
    <w:rsid w:val="00DC2902"/>
    <w:rsid w:val="00DC3692"/>
    <w:rsid w:val="00DC3985"/>
    <w:rsid w:val="00DC4BB3"/>
    <w:rsid w:val="00DC5E55"/>
    <w:rsid w:val="00DC6027"/>
    <w:rsid w:val="00DC60DE"/>
    <w:rsid w:val="00DC6D92"/>
    <w:rsid w:val="00DC74A7"/>
    <w:rsid w:val="00DD00BB"/>
    <w:rsid w:val="00DD3DE2"/>
    <w:rsid w:val="00DD565F"/>
    <w:rsid w:val="00DD5999"/>
    <w:rsid w:val="00DD5A12"/>
    <w:rsid w:val="00DD5D4E"/>
    <w:rsid w:val="00DE060D"/>
    <w:rsid w:val="00DE0991"/>
    <w:rsid w:val="00DE1769"/>
    <w:rsid w:val="00DE2F86"/>
    <w:rsid w:val="00DE526B"/>
    <w:rsid w:val="00DE70C0"/>
    <w:rsid w:val="00DF05B6"/>
    <w:rsid w:val="00DF0A5D"/>
    <w:rsid w:val="00DF1BDC"/>
    <w:rsid w:val="00DF2541"/>
    <w:rsid w:val="00DF6941"/>
    <w:rsid w:val="00DF7023"/>
    <w:rsid w:val="00E019AE"/>
    <w:rsid w:val="00E0318B"/>
    <w:rsid w:val="00E05371"/>
    <w:rsid w:val="00E05B03"/>
    <w:rsid w:val="00E06008"/>
    <w:rsid w:val="00E060C7"/>
    <w:rsid w:val="00E063B5"/>
    <w:rsid w:val="00E06ED6"/>
    <w:rsid w:val="00E07A54"/>
    <w:rsid w:val="00E105A7"/>
    <w:rsid w:val="00E10E8D"/>
    <w:rsid w:val="00E1185C"/>
    <w:rsid w:val="00E1393C"/>
    <w:rsid w:val="00E15EE3"/>
    <w:rsid w:val="00E16A44"/>
    <w:rsid w:val="00E16AD5"/>
    <w:rsid w:val="00E16C99"/>
    <w:rsid w:val="00E17B2D"/>
    <w:rsid w:val="00E227EE"/>
    <w:rsid w:val="00E229ED"/>
    <w:rsid w:val="00E23741"/>
    <w:rsid w:val="00E23F97"/>
    <w:rsid w:val="00E24F82"/>
    <w:rsid w:val="00E25022"/>
    <w:rsid w:val="00E25888"/>
    <w:rsid w:val="00E26043"/>
    <w:rsid w:val="00E26562"/>
    <w:rsid w:val="00E26BF9"/>
    <w:rsid w:val="00E274D8"/>
    <w:rsid w:val="00E27EC7"/>
    <w:rsid w:val="00E30E76"/>
    <w:rsid w:val="00E31136"/>
    <w:rsid w:val="00E349D4"/>
    <w:rsid w:val="00E350D7"/>
    <w:rsid w:val="00E358BA"/>
    <w:rsid w:val="00E35AED"/>
    <w:rsid w:val="00E36F24"/>
    <w:rsid w:val="00E408DF"/>
    <w:rsid w:val="00E41853"/>
    <w:rsid w:val="00E43084"/>
    <w:rsid w:val="00E43792"/>
    <w:rsid w:val="00E4414F"/>
    <w:rsid w:val="00E44E2E"/>
    <w:rsid w:val="00E45275"/>
    <w:rsid w:val="00E47270"/>
    <w:rsid w:val="00E47F9C"/>
    <w:rsid w:val="00E502E6"/>
    <w:rsid w:val="00E51A94"/>
    <w:rsid w:val="00E521DE"/>
    <w:rsid w:val="00E5369F"/>
    <w:rsid w:val="00E55C10"/>
    <w:rsid w:val="00E610E2"/>
    <w:rsid w:val="00E62A7D"/>
    <w:rsid w:val="00E62DF0"/>
    <w:rsid w:val="00E63BDD"/>
    <w:rsid w:val="00E64707"/>
    <w:rsid w:val="00E66609"/>
    <w:rsid w:val="00E66709"/>
    <w:rsid w:val="00E66DB5"/>
    <w:rsid w:val="00E66ED4"/>
    <w:rsid w:val="00E70E30"/>
    <w:rsid w:val="00E71E0F"/>
    <w:rsid w:val="00E72E18"/>
    <w:rsid w:val="00E73393"/>
    <w:rsid w:val="00E7340D"/>
    <w:rsid w:val="00E73EFB"/>
    <w:rsid w:val="00E74162"/>
    <w:rsid w:val="00E7669B"/>
    <w:rsid w:val="00E8069B"/>
    <w:rsid w:val="00E825CF"/>
    <w:rsid w:val="00E827C3"/>
    <w:rsid w:val="00E83AD5"/>
    <w:rsid w:val="00E865C5"/>
    <w:rsid w:val="00E87067"/>
    <w:rsid w:val="00E90BE0"/>
    <w:rsid w:val="00E91690"/>
    <w:rsid w:val="00E916A8"/>
    <w:rsid w:val="00E924BC"/>
    <w:rsid w:val="00E92D85"/>
    <w:rsid w:val="00E932BE"/>
    <w:rsid w:val="00E94306"/>
    <w:rsid w:val="00E95409"/>
    <w:rsid w:val="00E9691C"/>
    <w:rsid w:val="00E96C9D"/>
    <w:rsid w:val="00E96FEC"/>
    <w:rsid w:val="00E97703"/>
    <w:rsid w:val="00EA093F"/>
    <w:rsid w:val="00EA0A2B"/>
    <w:rsid w:val="00EA2833"/>
    <w:rsid w:val="00EA2DD4"/>
    <w:rsid w:val="00EA5DFA"/>
    <w:rsid w:val="00EB0710"/>
    <w:rsid w:val="00EB078A"/>
    <w:rsid w:val="00EB0DDB"/>
    <w:rsid w:val="00EB0F49"/>
    <w:rsid w:val="00EB12B5"/>
    <w:rsid w:val="00EB1394"/>
    <w:rsid w:val="00EB3463"/>
    <w:rsid w:val="00EB3653"/>
    <w:rsid w:val="00EB3E4E"/>
    <w:rsid w:val="00EB49D4"/>
    <w:rsid w:val="00EB5A47"/>
    <w:rsid w:val="00EB6AD4"/>
    <w:rsid w:val="00EB6BCF"/>
    <w:rsid w:val="00EB77CC"/>
    <w:rsid w:val="00EC0112"/>
    <w:rsid w:val="00EC1372"/>
    <w:rsid w:val="00EC1971"/>
    <w:rsid w:val="00EC2DC8"/>
    <w:rsid w:val="00EC3C52"/>
    <w:rsid w:val="00EC3E50"/>
    <w:rsid w:val="00EC4645"/>
    <w:rsid w:val="00EC69C8"/>
    <w:rsid w:val="00EC6FEE"/>
    <w:rsid w:val="00EC7031"/>
    <w:rsid w:val="00EC70C3"/>
    <w:rsid w:val="00EC732F"/>
    <w:rsid w:val="00EC77FE"/>
    <w:rsid w:val="00ED0C76"/>
    <w:rsid w:val="00ED0F4E"/>
    <w:rsid w:val="00ED197F"/>
    <w:rsid w:val="00ED1C6F"/>
    <w:rsid w:val="00ED3557"/>
    <w:rsid w:val="00ED35CF"/>
    <w:rsid w:val="00ED43EE"/>
    <w:rsid w:val="00ED4AF2"/>
    <w:rsid w:val="00ED67B5"/>
    <w:rsid w:val="00EE07BC"/>
    <w:rsid w:val="00EE1822"/>
    <w:rsid w:val="00EE1C27"/>
    <w:rsid w:val="00EE202A"/>
    <w:rsid w:val="00EE3D14"/>
    <w:rsid w:val="00EE584C"/>
    <w:rsid w:val="00EE61F7"/>
    <w:rsid w:val="00EE6240"/>
    <w:rsid w:val="00EF1577"/>
    <w:rsid w:val="00EF2A43"/>
    <w:rsid w:val="00EF4BB1"/>
    <w:rsid w:val="00EF568F"/>
    <w:rsid w:val="00EF5C51"/>
    <w:rsid w:val="00EF5F03"/>
    <w:rsid w:val="00EF63F5"/>
    <w:rsid w:val="00EF64D1"/>
    <w:rsid w:val="00F0268A"/>
    <w:rsid w:val="00F02AC0"/>
    <w:rsid w:val="00F049A5"/>
    <w:rsid w:val="00F06CFE"/>
    <w:rsid w:val="00F071D8"/>
    <w:rsid w:val="00F07758"/>
    <w:rsid w:val="00F079F0"/>
    <w:rsid w:val="00F10C0D"/>
    <w:rsid w:val="00F11C0B"/>
    <w:rsid w:val="00F1463B"/>
    <w:rsid w:val="00F16645"/>
    <w:rsid w:val="00F1719F"/>
    <w:rsid w:val="00F2319D"/>
    <w:rsid w:val="00F269F9"/>
    <w:rsid w:val="00F26ECF"/>
    <w:rsid w:val="00F291B3"/>
    <w:rsid w:val="00F30501"/>
    <w:rsid w:val="00F30985"/>
    <w:rsid w:val="00F30A5F"/>
    <w:rsid w:val="00F310B4"/>
    <w:rsid w:val="00F3159C"/>
    <w:rsid w:val="00F32537"/>
    <w:rsid w:val="00F33B61"/>
    <w:rsid w:val="00F35540"/>
    <w:rsid w:val="00F356B1"/>
    <w:rsid w:val="00F36315"/>
    <w:rsid w:val="00F3649B"/>
    <w:rsid w:val="00F37236"/>
    <w:rsid w:val="00F37F54"/>
    <w:rsid w:val="00F40668"/>
    <w:rsid w:val="00F40C09"/>
    <w:rsid w:val="00F42626"/>
    <w:rsid w:val="00F42BDB"/>
    <w:rsid w:val="00F43B53"/>
    <w:rsid w:val="00F43C3A"/>
    <w:rsid w:val="00F44EA7"/>
    <w:rsid w:val="00F470E4"/>
    <w:rsid w:val="00F50534"/>
    <w:rsid w:val="00F50727"/>
    <w:rsid w:val="00F5084F"/>
    <w:rsid w:val="00F510F5"/>
    <w:rsid w:val="00F534FE"/>
    <w:rsid w:val="00F53600"/>
    <w:rsid w:val="00F53912"/>
    <w:rsid w:val="00F54F69"/>
    <w:rsid w:val="00F55280"/>
    <w:rsid w:val="00F57C91"/>
    <w:rsid w:val="00F627FF"/>
    <w:rsid w:val="00F62DFF"/>
    <w:rsid w:val="00F64D19"/>
    <w:rsid w:val="00F6503A"/>
    <w:rsid w:val="00F658D9"/>
    <w:rsid w:val="00F65E40"/>
    <w:rsid w:val="00F67974"/>
    <w:rsid w:val="00F67BD4"/>
    <w:rsid w:val="00F70534"/>
    <w:rsid w:val="00F712C1"/>
    <w:rsid w:val="00F7199E"/>
    <w:rsid w:val="00F71D2F"/>
    <w:rsid w:val="00F726BB"/>
    <w:rsid w:val="00F7285D"/>
    <w:rsid w:val="00F736A4"/>
    <w:rsid w:val="00F73753"/>
    <w:rsid w:val="00F758D1"/>
    <w:rsid w:val="00F75A98"/>
    <w:rsid w:val="00F75D0D"/>
    <w:rsid w:val="00F76B77"/>
    <w:rsid w:val="00F777E4"/>
    <w:rsid w:val="00F8007A"/>
    <w:rsid w:val="00F83EF5"/>
    <w:rsid w:val="00F8535A"/>
    <w:rsid w:val="00F8786D"/>
    <w:rsid w:val="00F9047D"/>
    <w:rsid w:val="00F90B2D"/>
    <w:rsid w:val="00F94AE1"/>
    <w:rsid w:val="00F94C39"/>
    <w:rsid w:val="00F96068"/>
    <w:rsid w:val="00F96E63"/>
    <w:rsid w:val="00F97EF1"/>
    <w:rsid w:val="00FA0C5C"/>
    <w:rsid w:val="00FA1942"/>
    <w:rsid w:val="00FA2775"/>
    <w:rsid w:val="00FA350E"/>
    <w:rsid w:val="00FA449A"/>
    <w:rsid w:val="00FA5D44"/>
    <w:rsid w:val="00FA68EC"/>
    <w:rsid w:val="00FB12BF"/>
    <w:rsid w:val="00FB2CC0"/>
    <w:rsid w:val="00FB2D1B"/>
    <w:rsid w:val="00FB355D"/>
    <w:rsid w:val="00FB3631"/>
    <w:rsid w:val="00FB5620"/>
    <w:rsid w:val="00FB5644"/>
    <w:rsid w:val="00FB63BF"/>
    <w:rsid w:val="00FC008E"/>
    <w:rsid w:val="00FC1D14"/>
    <w:rsid w:val="00FC2253"/>
    <w:rsid w:val="00FC31C9"/>
    <w:rsid w:val="00FC3627"/>
    <w:rsid w:val="00FC3F45"/>
    <w:rsid w:val="00FC4924"/>
    <w:rsid w:val="00FC50F2"/>
    <w:rsid w:val="00FC5888"/>
    <w:rsid w:val="00FC6373"/>
    <w:rsid w:val="00FC7A96"/>
    <w:rsid w:val="00FD2D91"/>
    <w:rsid w:val="00FD5378"/>
    <w:rsid w:val="00FD615C"/>
    <w:rsid w:val="00FD7F4C"/>
    <w:rsid w:val="00FE04D0"/>
    <w:rsid w:val="00FE231C"/>
    <w:rsid w:val="00FE327D"/>
    <w:rsid w:val="00FE3FD0"/>
    <w:rsid w:val="00FE64CF"/>
    <w:rsid w:val="00FE6E35"/>
    <w:rsid w:val="00FE7F16"/>
    <w:rsid w:val="00FF0549"/>
    <w:rsid w:val="00FF0D04"/>
    <w:rsid w:val="00FF150E"/>
    <w:rsid w:val="00FF199F"/>
    <w:rsid w:val="00FF19E3"/>
    <w:rsid w:val="00FF1C5D"/>
    <w:rsid w:val="00FF21EA"/>
    <w:rsid w:val="00FF22DC"/>
    <w:rsid w:val="00FF23EE"/>
    <w:rsid w:val="00FF38A1"/>
    <w:rsid w:val="00FF5B23"/>
    <w:rsid w:val="00FF6A7A"/>
    <w:rsid w:val="011BEAFE"/>
    <w:rsid w:val="019D039D"/>
    <w:rsid w:val="01B50076"/>
    <w:rsid w:val="031F0911"/>
    <w:rsid w:val="0359C0B5"/>
    <w:rsid w:val="037CE9D3"/>
    <w:rsid w:val="039B43B7"/>
    <w:rsid w:val="03EA8092"/>
    <w:rsid w:val="042982CD"/>
    <w:rsid w:val="04684C9C"/>
    <w:rsid w:val="046DEE3A"/>
    <w:rsid w:val="04988CE9"/>
    <w:rsid w:val="04A1E149"/>
    <w:rsid w:val="04FAF09F"/>
    <w:rsid w:val="05681865"/>
    <w:rsid w:val="058B8F95"/>
    <w:rsid w:val="0747B77B"/>
    <w:rsid w:val="07B8D1B7"/>
    <w:rsid w:val="07C3627F"/>
    <w:rsid w:val="07D7438F"/>
    <w:rsid w:val="08093D58"/>
    <w:rsid w:val="08182E31"/>
    <w:rsid w:val="08265255"/>
    <w:rsid w:val="089F50AB"/>
    <w:rsid w:val="08A5CAC5"/>
    <w:rsid w:val="08C27CBE"/>
    <w:rsid w:val="09219180"/>
    <w:rsid w:val="093634CA"/>
    <w:rsid w:val="095FCCF8"/>
    <w:rsid w:val="09981CB5"/>
    <w:rsid w:val="0A47BD46"/>
    <w:rsid w:val="0A74901D"/>
    <w:rsid w:val="0BB2CE32"/>
    <w:rsid w:val="0BD02765"/>
    <w:rsid w:val="0C2BBB69"/>
    <w:rsid w:val="0CD86F48"/>
    <w:rsid w:val="0DA3EF71"/>
    <w:rsid w:val="0E953757"/>
    <w:rsid w:val="0F281C66"/>
    <w:rsid w:val="0F64B587"/>
    <w:rsid w:val="0F9944F3"/>
    <w:rsid w:val="0FA3288B"/>
    <w:rsid w:val="101FFE62"/>
    <w:rsid w:val="10BCEDBC"/>
    <w:rsid w:val="10D73CB0"/>
    <w:rsid w:val="119C0DD0"/>
    <w:rsid w:val="11BD216C"/>
    <w:rsid w:val="120AA36D"/>
    <w:rsid w:val="123D99EE"/>
    <w:rsid w:val="125E4954"/>
    <w:rsid w:val="12B75CEA"/>
    <w:rsid w:val="12D39248"/>
    <w:rsid w:val="12DECF79"/>
    <w:rsid w:val="1386C72C"/>
    <w:rsid w:val="1434C193"/>
    <w:rsid w:val="1515F2DC"/>
    <w:rsid w:val="15F62604"/>
    <w:rsid w:val="1669843E"/>
    <w:rsid w:val="167E4DD2"/>
    <w:rsid w:val="1737C70B"/>
    <w:rsid w:val="1816570C"/>
    <w:rsid w:val="1890CECF"/>
    <w:rsid w:val="1892CEE6"/>
    <w:rsid w:val="1897ADDB"/>
    <w:rsid w:val="1972A810"/>
    <w:rsid w:val="19AD87CA"/>
    <w:rsid w:val="1AA4829C"/>
    <w:rsid w:val="1CCD56D7"/>
    <w:rsid w:val="1D253161"/>
    <w:rsid w:val="1D6FE55F"/>
    <w:rsid w:val="1E17AF09"/>
    <w:rsid w:val="1E4EC574"/>
    <w:rsid w:val="1E661872"/>
    <w:rsid w:val="1EEDBEBF"/>
    <w:rsid w:val="207E1788"/>
    <w:rsid w:val="20CFDCC6"/>
    <w:rsid w:val="2133D4DC"/>
    <w:rsid w:val="21CBC554"/>
    <w:rsid w:val="22F2C56E"/>
    <w:rsid w:val="22F7E82C"/>
    <w:rsid w:val="23EE9685"/>
    <w:rsid w:val="25B43014"/>
    <w:rsid w:val="265F1D78"/>
    <w:rsid w:val="26A5C274"/>
    <w:rsid w:val="2713D872"/>
    <w:rsid w:val="27340688"/>
    <w:rsid w:val="27AE0F65"/>
    <w:rsid w:val="27E398F5"/>
    <w:rsid w:val="28502226"/>
    <w:rsid w:val="28CA3423"/>
    <w:rsid w:val="295F0A9C"/>
    <w:rsid w:val="29AFD60F"/>
    <w:rsid w:val="2A068532"/>
    <w:rsid w:val="2A62E44D"/>
    <w:rsid w:val="2AB69114"/>
    <w:rsid w:val="2B54BE94"/>
    <w:rsid w:val="2BF74CA3"/>
    <w:rsid w:val="2C4ADFDA"/>
    <w:rsid w:val="2C9AD8FA"/>
    <w:rsid w:val="2DDF4AA8"/>
    <w:rsid w:val="2DFA9D19"/>
    <w:rsid w:val="2E602437"/>
    <w:rsid w:val="2E74CC84"/>
    <w:rsid w:val="2E7F880E"/>
    <w:rsid w:val="2E811420"/>
    <w:rsid w:val="2F1B7C4F"/>
    <w:rsid w:val="2F1B9802"/>
    <w:rsid w:val="2F2D9999"/>
    <w:rsid w:val="3031FAB3"/>
    <w:rsid w:val="321637DC"/>
    <w:rsid w:val="322B69E6"/>
    <w:rsid w:val="3291E498"/>
    <w:rsid w:val="33368832"/>
    <w:rsid w:val="33978C24"/>
    <w:rsid w:val="339A3D2A"/>
    <w:rsid w:val="33FF51FE"/>
    <w:rsid w:val="35193763"/>
    <w:rsid w:val="3614C891"/>
    <w:rsid w:val="364B05F1"/>
    <w:rsid w:val="3682CF2E"/>
    <w:rsid w:val="37302C9D"/>
    <w:rsid w:val="37C5057A"/>
    <w:rsid w:val="37CDBF93"/>
    <w:rsid w:val="386B96EE"/>
    <w:rsid w:val="38876DED"/>
    <w:rsid w:val="389578A2"/>
    <w:rsid w:val="3A062F1C"/>
    <w:rsid w:val="3AABBCC1"/>
    <w:rsid w:val="3AB67F0C"/>
    <w:rsid w:val="3B4C7A63"/>
    <w:rsid w:val="3BFEDA9C"/>
    <w:rsid w:val="3C00991F"/>
    <w:rsid w:val="3C5DA0B5"/>
    <w:rsid w:val="3D0C889F"/>
    <w:rsid w:val="3D324DCA"/>
    <w:rsid w:val="3D9AC08B"/>
    <w:rsid w:val="3DC0B219"/>
    <w:rsid w:val="3E4B49C8"/>
    <w:rsid w:val="3EC2E770"/>
    <w:rsid w:val="3F60D063"/>
    <w:rsid w:val="3F798C80"/>
    <w:rsid w:val="40335486"/>
    <w:rsid w:val="40E591CB"/>
    <w:rsid w:val="41351CFD"/>
    <w:rsid w:val="4145E99B"/>
    <w:rsid w:val="4175B92B"/>
    <w:rsid w:val="41DE589A"/>
    <w:rsid w:val="4281811C"/>
    <w:rsid w:val="428FBA94"/>
    <w:rsid w:val="42A92A86"/>
    <w:rsid w:val="42EA8981"/>
    <w:rsid w:val="43AF2005"/>
    <w:rsid w:val="441309E4"/>
    <w:rsid w:val="44583F00"/>
    <w:rsid w:val="44C9F187"/>
    <w:rsid w:val="44CC2FD3"/>
    <w:rsid w:val="44EB895E"/>
    <w:rsid w:val="455BECC0"/>
    <w:rsid w:val="458DE931"/>
    <w:rsid w:val="46849066"/>
    <w:rsid w:val="478F99C8"/>
    <w:rsid w:val="47DB7CE3"/>
    <w:rsid w:val="47EF9368"/>
    <w:rsid w:val="48C7BB3A"/>
    <w:rsid w:val="49BBAB32"/>
    <w:rsid w:val="4A757271"/>
    <w:rsid w:val="4B1752C0"/>
    <w:rsid w:val="4C09BBBF"/>
    <w:rsid w:val="4C119587"/>
    <w:rsid w:val="4C467321"/>
    <w:rsid w:val="4C5FF525"/>
    <w:rsid w:val="4CB0B2BC"/>
    <w:rsid w:val="4D0E53CC"/>
    <w:rsid w:val="4D159371"/>
    <w:rsid w:val="4EEE5D00"/>
    <w:rsid w:val="4F44473F"/>
    <w:rsid w:val="4F8397CE"/>
    <w:rsid w:val="4F9D1547"/>
    <w:rsid w:val="4FE26FB0"/>
    <w:rsid w:val="501661E3"/>
    <w:rsid w:val="508B5E06"/>
    <w:rsid w:val="50B0E0BE"/>
    <w:rsid w:val="5102F393"/>
    <w:rsid w:val="5282A549"/>
    <w:rsid w:val="52D6A80F"/>
    <w:rsid w:val="535E70E0"/>
    <w:rsid w:val="536C37E9"/>
    <w:rsid w:val="544EBF64"/>
    <w:rsid w:val="54810D4B"/>
    <w:rsid w:val="553EC67E"/>
    <w:rsid w:val="556B0B11"/>
    <w:rsid w:val="55A82E04"/>
    <w:rsid w:val="55B0CFEE"/>
    <w:rsid w:val="55C99A8A"/>
    <w:rsid w:val="55D3BB42"/>
    <w:rsid w:val="565A6F20"/>
    <w:rsid w:val="56D3B499"/>
    <w:rsid w:val="570010B0"/>
    <w:rsid w:val="574A1A58"/>
    <w:rsid w:val="57584E61"/>
    <w:rsid w:val="57847ED8"/>
    <w:rsid w:val="57D93352"/>
    <w:rsid w:val="57DA0EC6"/>
    <w:rsid w:val="5841A672"/>
    <w:rsid w:val="585C62D6"/>
    <w:rsid w:val="5882F19B"/>
    <w:rsid w:val="58AC483D"/>
    <w:rsid w:val="58BCE39A"/>
    <w:rsid w:val="58CF0BDD"/>
    <w:rsid w:val="596C759C"/>
    <w:rsid w:val="5A061831"/>
    <w:rsid w:val="5A6783E9"/>
    <w:rsid w:val="5B0DEE29"/>
    <w:rsid w:val="5B857B1F"/>
    <w:rsid w:val="5B88D14A"/>
    <w:rsid w:val="5C187151"/>
    <w:rsid w:val="5C6E69CB"/>
    <w:rsid w:val="5C8A8C86"/>
    <w:rsid w:val="5CF130F3"/>
    <w:rsid w:val="5D33C262"/>
    <w:rsid w:val="5D88785B"/>
    <w:rsid w:val="5DD1B3D8"/>
    <w:rsid w:val="5E0553E9"/>
    <w:rsid w:val="5F066E51"/>
    <w:rsid w:val="5F37096F"/>
    <w:rsid w:val="608CE98B"/>
    <w:rsid w:val="6133B3D9"/>
    <w:rsid w:val="61576374"/>
    <w:rsid w:val="6191081F"/>
    <w:rsid w:val="61AF09D7"/>
    <w:rsid w:val="62A38C8D"/>
    <w:rsid w:val="630930D7"/>
    <w:rsid w:val="6310742B"/>
    <w:rsid w:val="633808FA"/>
    <w:rsid w:val="633ED663"/>
    <w:rsid w:val="649CBA66"/>
    <w:rsid w:val="64EA8828"/>
    <w:rsid w:val="653C1E2E"/>
    <w:rsid w:val="655EDF09"/>
    <w:rsid w:val="65DD9E63"/>
    <w:rsid w:val="66638307"/>
    <w:rsid w:val="66A2351D"/>
    <w:rsid w:val="66F332B5"/>
    <w:rsid w:val="68A207FB"/>
    <w:rsid w:val="692DD6D5"/>
    <w:rsid w:val="69D93316"/>
    <w:rsid w:val="6A327829"/>
    <w:rsid w:val="6C7EEF8E"/>
    <w:rsid w:val="6CBBED37"/>
    <w:rsid w:val="6CD5B8F3"/>
    <w:rsid w:val="6CD6F276"/>
    <w:rsid w:val="6CFA3272"/>
    <w:rsid w:val="6CFB4703"/>
    <w:rsid w:val="6D451389"/>
    <w:rsid w:val="6E599588"/>
    <w:rsid w:val="6E65786E"/>
    <w:rsid w:val="6EB09C05"/>
    <w:rsid w:val="6F35599D"/>
    <w:rsid w:val="6F37F6C7"/>
    <w:rsid w:val="6F88F0AD"/>
    <w:rsid w:val="6FD61FCC"/>
    <w:rsid w:val="6FF823EE"/>
    <w:rsid w:val="708A6943"/>
    <w:rsid w:val="7112E071"/>
    <w:rsid w:val="7138BC2B"/>
    <w:rsid w:val="71826121"/>
    <w:rsid w:val="724E47B3"/>
    <w:rsid w:val="73A557A2"/>
    <w:rsid w:val="73D4C3A7"/>
    <w:rsid w:val="73F68B3F"/>
    <w:rsid w:val="744120D4"/>
    <w:rsid w:val="74A3474D"/>
    <w:rsid w:val="752865A8"/>
    <w:rsid w:val="75F28BE6"/>
    <w:rsid w:val="778882A7"/>
    <w:rsid w:val="77F01020"/>
    <w:rsid w:val="794805EA"/>
    <w:rsid w:val="795B2E04"/>
    <w:rsid w:val="79AC138D"/>
    <w:rsid w:val="7A301703"/>
    <w:rsid w:val="7A3F3D91"/>
    <w:rsid w:val="7A9A9C7C"/>
    <w:rsid w:val="7AE208F3"/>
    <w:rsid w:val="7B24C9DE"/>
    <w:rsid w:val="7BFC3ED1"/>
    <w:rsid w:val="7C13AC95"/>
    <w:rsid w:val="7C299A6C"/>
    <w:rsid w:val="7C7B807B"/>
    <w:rsid w:val="7D7EE5AB"/>
    <w:rsid w:val="7D891B8B"/>
    <w:rsid w:val="7E6460C4"/>
    <w:rsid w:val="7E918687"/>
    <w:rsid w:val="7F0FA5DE"/>
    <w:rsid w:val="7F18E8CF"/>
    <w:rsid w:val="7F52A345"/>
    <w:rsid w:val="7FC929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B615A"/>
  <w15:docId w15:val="{1EA79D87-27EB-49C8-87B6-8ED2778F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6E6"/>
    <w:pPr>
      <w:spacing w:after="120"/>
    </w:pPr>
    <w:rPr>
      <w:rFonts w:ascii="Calibri" w:hAnsi="Calibri"/>
      <w:sz w:val="24"/>
    </w:rPr>
  </w:style>
  <w:style w:type="paragraph" w:styleId="Heading1">
    <w:name w:val="heading 1"/>
    <w:basedOn w:val="Normal"/>
    <w:next w:val="Normal"/>
    <w:qFormat/>
    <w:rsid w:val="007454D4"/>
    <w:pPr>
      <w:keepNext/>
      <w:outlineLvl w:val="0"/>
    </w:pPr>
  </w:style>
  <w:style w:type="paragraph" w:styleId="Heading2">
    <w:name w:val="heading 2"/>
    <w:aliases w:val="L2,2,h2,Head 2,l2,TitreProp,UNDERRUBRIK 1-2,Header 2,ITT t2,PA Major Section,Livello 2,R2,H21,Heading 2 Hidden,Head1,H2,Sub-section Title,Header2,h:2,h:2app,level 2,Head2A,Major Section,Head2,Level 2 Head,2nd level,Titre3,Prophead 2,C2"/>
    <w:basedOn w:val="Normal"/>
    <w:next w:val="Normal"/>
    <w:uiPriority w:val="9"/>
    <w:qFormat/>
    <w:rsid w:val="007454D4"/>
    <w:pPr>
      <w:keepNext/>
      <w:outlineLvl w:val="1"/>
    </w:pPr>
    <w:rPr>
      <w:b/>
    </w:rPr>
  </w:style>
  <w:style w:type="paragraph" w:styleId="Heading3">
    <w:name w:val="heading 3"/>
    <w:basedOn w:val="Heading2"/>
    <w:next w:val="Normal"/>
    <w:link w:val="Heading3Char"/>
    <w:uiPriority w:val="9"/>
    <w:unhideWhenUsed/>
    <w:qFormat/>
    <w:rsid w:val="00263B7A"/>
    <w:pPr>
      <w:keepNext w:val="0"/>
      <w:ind w:left="792" w:hanging="432"/>
      <w:outlineLvl w:val="2"/>
    </w:pPr>
    <w:rPr>
      <w:rFonts w:asciiTheme="minorHAnsi" w:eastAsiaTheme="minorEastAsia" w:hAnsiTheme="minorHAnsi" w:cstheme="min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7454D4"/>
    <w:rPr>
      <w:rFonts w:ascii="Courier New" w:hAnsi="Courier New"/>
    </w:rPr>
  </w:style>
  <w:style w:type="paragraph" w:styleId="Title">
    <w:name w:val="Title"/>
    <w:basedOn w:val="Normal"/>
    <w:qFormat/>
    <w:rsid w:val="007454D4"/>
    <w:pPr>
      <w:jc w:val="center"/>
    </w:pPr>
    <w:rPr>
      <w:sz w:val="28"/>
    </w:rPr>
  </w:style>
  <w:style w:type="paragraph" w:styleId="CommentText">
    <w:name w:val="annotation text"/>
    <w:basedOn w:val="Normal"/>
    <w:link w:val="CommentTextChar"/>
    <w:uiPriority w:val="99"/>
    <w:rsid w:val="007454D4"/>
  </w:style>
  <w:style w:type="paragraph" w:styleId="Footer">
    <w:name w:val="footer"/>
    <w:basedOn w:val="Normal"/>
    <w:link w:val="FooterChar"/>
    <w:uiPriority w:val="99"/>
    <w:rsid w:val="007454D4"/>
    <w:pPr>
      <w:tabs>
        <w:tab w:val="center" w:pos="4320"/>
        <w:tab w:val="right" w:pos="8640"/>
      </w:tabs>
    </w:pPr>
  </w:style>
  <w:style w:type="character" w:styleId="PageNumber">
    <w:name w:val="page number"/>
    <w:basedOn w:val="DefaultParagraphFont"/>
    <w:rsid w:val="007454D4"/>
  </w:style>
  <w:style w:type="paragraph" w:styleId="BodyTextIndent">
    <w:name w:val="Body Text Indent"/>
    <w:basedOn w:val="Normal"/>
    <w:rsid w:val="007454D4"/>
    <w:pPr>
      <w:tabs>
        <w:tab w:val="left" w:pos="360"/>
        <w:tab w:val="left" w:pos="1152"/>
        <w:tab w:val="left" w:pos="1584"/>
        <w:tab w:val="decimal" w:pos="3096"/>
      </w:tabs>
      <w:ind w:hanging="864"/>
      <w:jc w:val="both"/>
    </w:pPr>
    <w:rPr>
      <w:rFonts w:ascii="Courier New" w:hAnsi="Courier New"/>
    </w:rPr>
  </w:style>
  <w:style w:type="paragraph" w:styleId="BodyTextIndent2">
    <w:name w:val="Body Text Indent 2"/>
    <w:basedOn w:val="Normal"/>
    <w:rsid w:val="007454D4"/>
    <w:pPr>
      <w:tabs>
        <w:tab w:val="left" w:pos="360"/>
        <w:tab w:val="left" w:pos="1152"/>
        <w:tab w:val="left" w:pos="1584"/>
        <w:tab w:val="decimal" w:pos="3096"/>
      </w:tabs>
      <w:ind w:hanging="864"/>
    </w:pPr>
    <w:rPr>
      <w:rFonts w:ascii="Courier New" w:hAnsi="Courier New"/>
    </w:rPr>
  </w:style>
  <w:style w:type="paragraph" w:styleId="DocumentMap">
    <w:name w:val="Document Map"/>
    <w:basedOn w:val="Normal"/>
    <w:semiHidden/>
    <w:rsid w:val="007454D4"/>
    <w:pPr>
      <w:shd w:val="clear" w:color="auto" w:fill="000080"/>
    </w:pPr>
    <w:rPr>
      <w:rFonts w:ascii="Tahoma" w:hAnsi="Tahoma"/>
    </w:rPr>
  </w:style>
  <w:style w:type="paragraph" w:styleId="Header">
    <w:name w:val="header"/>
    <w:basedOn w:val="Normal"/>
    <w:link w:val="HeaderChar"/>
    <w:uiPriority w:val="99"/>
    <w:rsid w:val="007454D4"/>
    <w:pPr>
      <w:tabs>
        <w:tab w:val="center" w:pos="4320"/>
        <w:tab w:val="right" w:pos="8640"/>
      </w:tabs>
    </w:pPr>
  </w:style>
  <w:style w:type="paragraph" w:styleId="EndnoteText">
    <w:name w:val="endnote text"/>
    <w:basedOn w:val="Normal"/>
    <w:semiHidden/>
    <w:rsid w:val="007454D4"/>
    <w:pPr>
      <w:widowControl w:val="0"/>
    </w:pPr>
    <w:rPr>
      <w:snapToGrid w:val="0"/>
    </w:rPr>
  </w:style>
  <w:style w:type="paragraph" w:styleId="BodyTextIndent3">
    <w:name w:val="Body Text Indent 3"/>
    <w:basedOn w:val="Normal"/>
    <w:rsid w:val="007454D4"/>
    <w:pPr>
      <w:ind w:firstLine="720"/>
    </w:pPr>
  </w:style>
  <w:style w:type="paragraph" w:styleId="BalloonText">
    <w:name w:val="Balloon Text"/>
    <w:basedOn w:val="Normal"/>
    <w:semiHidden/>
    <w:rsid w:val="00E74162"/>
    <w:rPr>
      <w:rFonts w:ascii="Tahoma" w:hAnsi="Tahoma" w:cs="Tahoma"/>
      <w:sz w:val="16"/>
      <w:szCs w:val="16"/>
    </w:rPr>
  </w:style>
  <w:style w:type="paragraph" w:customStyle="1" w:styleId="CharChar3CharCharCharCharCharCharCharCharChar">
    <w:name w:val="Char Char3 Char Char Char Char Char Char Char Char Char"/>
    <w:basedOn w:val="Normal"/>
    <w:semiHidden/>
    <w:rsid w:val="00FB3631"/>
    <w:pPr>
      <w:spacing w:after="160" w:line="240" w:lineRule="exact"/>
    </w:pPr>
    <w:rPr>
      <w:rFonts w:ascii="Verdana" w:hAnsi="Verdana"/>
    </w:rPr>
  </w:style>
  <w:style w:type="character" w:customStyle="1" w:styleId="FooterChar">
    <w:name w:val="Footer Char"/>
    <w:basedOn w:val="DefaultParagraphFont"/>
    <w:link w:val="Footer"/>
    <w:uiPriority w:val="99"/>
    <w:rsid w:val="00AB14BA"/>
  </w:style>
  <w:style w:type="paragraph" w:styleId="ListParagraph">
    <w:name w:val="List Paragraph"/>
    <w:basedOn w:val="Normal"/>
    <w:link w:val="ListParagraphChar"/>
    <w:uiPriority w:val="34"/>
    <w:qFormat/>
    <w:rsid w:val="00100BFF"/>
    <w:pPr>
      <w:ind w:left="720"/>
      <w:contextualSpacing/>
    </w:pPr>
  </w:style>
  <w:style w:type="character" w:styleId="CommentReference">
    <w:name w:val="annotation reference"/>
    <w:basedOn w:val="DefaultParagraphFont"/>
    <w:uiPriority w:val="99"/>
    <w:semiHidden/>
    <w:unhideWhenUsed/>
    <w:rsid w:val="00334268"/>
    <w:rPr>
      <w:sz w:val="16"/>
      <w:szCs w:val="16"/>
    </w:rPr>
  </w:style>
  <w:style w:type="paragraph" w:styleId="CommentSubject">
    <w:name w:val="annotation subject"/>
    <w:basedOn w:val="CommentText"/>
    <w:next w:val="CommentText"/>
    <w:link w:val="CommentSubjectChar"/>
    <w:uiPriority w:val="99"/>
    <w:semiHidden/>
    <w:unhideWhenUsed/>
    <w:rsid w:val="00334268"/>
    <w:rPr>
      <w:b/>
      <w:bCs/>
    </w:rPr>
  </w:style>
  <w:style w:type="character" w:customStyle="1" w:styleId="CommentTextChar">
    <w:name w:val="Comment Text Char"/>
    <w:basedOn w:val="DefaultParagraphFont"/>
    <w:link w:val="CommentText"/>
    <w:uiPriority w:val="99"/>
    <w:rsid w:val="00334268"/>
  </w:style>
  <w:style w:type="character" w:customStyle="1" w:styleId="CommentSubjectChar">
    <w:name w:val="Comment Subject Char"/>
    <w:basedOn w:val="CommentTextChar"/>
    <w:link w:val="CommentSubject"/>
    <w:uiPriority w:val="99"/>
    <w:semiHidden/>
    <w:rsid w:val="00334268"/>
    <w:rPr>
      <w:b/>
      <w:bCs/>
    </w:rPr>
  </w:style>
  <w:style w:type="paragraph" w:customStyle="1" w:styleId="Outline">
    <w:name w:val="Outline"/>
    <w:basedOn w:val="Normal"/>
    <w:link w:val="OutlineChar"/>
    <w:qFormat/>
    <w:rsid w:val="00FE231C"/>
    <w:pPr>
      <w:numPr>
        <w:ilvl w:val="1"/>
        <w:numId w:val="10"/>
      </w:numPr>
      <w:autoSpaceDE w:val="0"/>
      <w:autoSpaceDN w:val="0"/>
      <w:adjustRightInd w:val="0"/>
      <w:spacing w:after="240"/>
    </w:pPr>
    <w:rPr>
      <w:rFonts w:eastAsia="ヒラギノ角ゴ Pro W3"/>
      <w:sz w:val="22"/>
      <w:szCs w:val="22"/>
    </w:rPr>
  </w:style>
  <w:style w:type="paragraph" w:customStyle="1" w:styleId="OutlineJPM">
    <w:name w:val="Outline JPM"/>
    <w:basedOn w:val="Outline"/>
    <w:link w:val="OutlineJPMChar"/>
    <w:qFormat/>
    <w:rsid w:val="00FE231C"/>
    <w:pPr>
      <w:numPr>
        <w:ilvl w:val="0"/>
      </w:numPr>
    </w:pPr>
    <w:rPr>
      <w:b/>
    </w:rPr>
  </w:style>
  <w:style w:type="character" w:customStyle="1" w:styleId="OutlineChar">
    <w:name w:val="Outline Char"/>
    <w:link w:val="Outline"/>
    <w:rsid w:val="00FE231C"/>
    <w:rPr>
      <w:rFonts w:ascii="Calibri" w:eastAsia="ヒラギノ角ゴ Pro W3" w:hAnsi="Calibri"/>
      <w:sz w:val="22"/>
      <w:szCs w:val="22"/>
    </w:rPr>
  </w:style>
  <w:style w:type="character" w:customStyle="1" w:styleId="OutlineJPMChar">
    <w:name w:val="Outline JPM Char"/>
    <w:link w:val="OutlineJPM"/>
    <w:rsid w:val="008D650B"/>
    <w:rPr>
      <w:rFonts w:ascii="Calibri" w:eastAsia="ヒラギノ角ゴ Pro W3" w:hAnsi="Calibri"/>
      <w:b/>
      <w:sz w:val="22"/>
      <w:szCs w:val="22"/>
    </w:rPr>
  </w:style>
  <w:style w:type="character" w:customStyle="1" w:styleId="DeltaViewFormatChange">
    <w:name w:val="DeltaView Format Change"/>
    <w:uiPriority w:val="99"/>
    <w:rsid w:val="00D90F98"/>
    <w:rPr>
      <w:color w:val="808000"/>
    </w:rPr>
  </w:style>
  <w:style w:type="character" w:customStyle="1" w:styleId="ListParagraphChar">
    <w:name w:val="List Paragraph Char"/>
    <w:link w:val="ListParagraph"/>
    <w:uiPriority w:val="34"/>
    <w:locked/>
    <w:rsid w:val="00D90F98"/>
  </w:style>
  <w:style w:type="character" w:customStyle="1" w:styleId="HeaderChar">
    <w:name w:val="Header Char"/>
    <w:basedOn w:val="DefaultParagraphFont"/>
    <w:link w:val="Header"/>
    <w:uiPriority w:val="99"/>
    <w:rsid w:val="0007623E"/>
  </w:style>
  <w:style w:type="paragraph" w:styleId="Revision">
    <w:name w:val="Revision"/>
    <w:hidden/>
    <w:uiPriority w:val="99"/>
    <w:semiHidden/>
    <w:rsid w:val="00781A0F"/>
  </w:style>
  <w:style w:type="paragraph" w:customStyle="1" w:styleId="Legal3L1">
    <w:name w:val="Legal3_L1"/>
    <w:basedOn w:val="Normal"/>
    <w:next w:val="Normal"/>
    <w:uiPriority w:val="99"/>
    <w:rsid w:val="004A56CB"/>
    <w:pPr>
      <w:numPr>
        <w:numId w:val="31"/>
      </w:numPr>
      <w:spacing w:after="240" w:line="200" w:lineRule="exact"/>
      <w:jc w:val="both"/>
      <w:outlineLvl w:val="0"/>
    </w:pPr>
    <w:rPr>
      <w:rFonts w:ascii="Arial Narrow" w:eastAsiaTheme="minorEastAsia" w:hAnsi="Arial Narrow" w:cstheme="minorBidi"/>
    </w:rPr>
  </w:style>
  <w:style w:type="paragraph" w:customStyle="1" w:styleId="Legal3L2">
    <w:name w:val="Legal3_L2"/>
    <w:basedOn w:val="Legal3L1"/>
    <w:next w:val="Normal"/>
    <w:uiPriority w:val="99"/>
    <w:rsid w:val="004A56CB"/>
    <w:pPr>
      <w:numPr>
        <w:ilvl w:val="1"/>
      </w:numPr>
      <w:outlineLvl w:val="1"/>
    </w:pPr>
  </w:style>
  <w:style w:type="paragraph" w:customStyle="1" w:styleId="Legal3L3">
    <w:name w:val="Legal3_L3"/>
    <w:basedOn w:val="Legal3L2"/>
    <w:next w:val="Normal"/>
    <w:uiPriority w:val="99"/>
    <w:rsid w:val="004A56CB"/>
    <w:pPr>
      <w:numPr>
        <w:ilvl w:val="2"/>
      </w:numPr>
      <w:outlineLvl w:val="2"/>
    </w:pPr>
  </w:style>
  <w:style w:type="paragraph" w:customStyle="1" w:styleId="Legal3L4">
    <w:name w:val="Legal3_L4"/>
    <w:basedOn w:val="Legal3L3"/>
    <w:next w:val="Normal"/>
    <w:uiPriority w:val="99"/>
    <w:rsid w:val="004A56CB"/>
    <w:pPr>
      <w:numPr>
        <w:ilvl w:val="3"/>
      </w:numPr>
      <w:ind w:left="0"/>
      <w:jc w:val="left"/>
      <w:outlineLvl w:val="3"/>
    </w:pPr>
  </w:style>
  <w:style w:type="paragraph" w:customStyle="1" w:styleId="Legal3L5">
    <w:name w:val="Legal3_L5"/>
    <w:basedOn w:val="Legal3L4"/>
    <w:next w:val="Normal"/>
    <w:uiPriority w:val="99"/>
    <w:rsid w:val="004A56CB"/>
    <w:pPr>
      <w:numPr>
        <w:ilvl w:val="4"/>
      </w:numPr>
      <w:outlineLvl w:val="4"/>
    </w:pPr>
  </w:style>
  <w:style w:type="paragraph" w:customStyle="1" w:styleId="Legal3L6">
    <w:name w:val="Legal3_L6"/>
    <w:basedOn w:val="Legal3L5"/>
    <w:next w:val="Normal"/>
    <w:uiPriority w:val="99"/>
    <w:rsid w:val="004A56CB"/>
    <w:pPr>
      <w:numPr>
        <w:ilvl w:val="5"/>
      </w:numPr>
      <w:outlineLvl w:val="5"/>
    </w:pPr>
  </w:style>
  <w:style w:type="paragraph" w:customStyle="1" w:styleId="Legal3L7">
    <w:name w:val="Legal3_L7"/>
    <w:basedOn w:val="Legal3L6"/>
    <w:next w:val="Normal"/>
    <w:uiPriority w:val="99"/>
    <w:rsid w:val="004A56CB"/>
    <w:pPr>
      <w:numPr>
        <w:ilvl w:val="6"/>
      </w:numPr>
      <w:outlineLvl w:val="6"/>
    </w:pPr>
  </w:style>
  <w:style w:type="paragraph" w:customStyle="1" w:styleId="Legal3L8">
    <w:name w:val="Legal3_L8"/>
    <w:basedOn w:val="Legal3L7"/>
    <w:next w:val="Normal"/>
    <w:uiPriority w:val="99"/>
    <w:rsid w:val="004A56CB"/>
    <w:pPr>
      <w:numPr>
        <w:ilvl w:val="7"/>
      </w:numPr>
      <w:outlineLvl w:val="7"/>
    </w:pPr>
  </w:style>
  <w:style w:type="paragraph" w:customStyle="1" w:styleId="Legal3L9">
    <w:name w:val="Legal3_L9"/>
    <w:basedOn w:val="Legal3L8"/>
    <w:next w:val="Normal"/>
    <w:uiPriority w:val="99"/>
    <w:rsid w:val="004A56CB"/>
    <w:pPr>
      <w:numPr>
        <w:ilvl w:val="8"/>
      </w:numPr>
      <w:outlineLvl w:val="8"/>
    </w:pPr>
  </w:style>
  <w:style w:type="character" w:customStyle="1" w:styleId="DeltaViewInsertion">
    <w:name w:val="DeltaView Insertion"/>
    <w:uiPriority w:val="99"/>
    <w:rsid w:val="004A56CB"/>
    <w:rPr>
      <w:color w:val="0000FF"/>
      <w:u w:val="double"/>
    </w:rPr>
  </w:style>
  <w:style w:type="character" w:customStyle="1" w:styleId="DeltaViewMoveDestination">
    <w:name w:val="DeltaView Move Destination"/>
    <w:uiPriority w:val="99"/>
    <w:rsid w:val="006203D4"/>
    <w:rPr>
      <w:color w:val="00C000"/>
      <w:u w:val="double"/>
    </w:rPr>
  </w:style>
  <w:style w:type="character" w:styleId="Hyperlink">
    <w:name w:val="Hyperlink"/>
    <w:basedOn w:val="DefaultParagraphFont"/>
    <w:uiPriority w:val="99"/>
    <w:unhideWhenUsed/>
    <w:rsid w:val="00BA5DC2"/>
    <w:rPr>
      <w:color w:val="0000FF" w:themeColor="hyperlink"/>
      <w:u w:val="single"/>
    </w:rPr>
  </w:style>
  <w:style w:type="character" w:styleId="UnresolvedMention">
    <w:name w:val="Unresolved Mention"/>
    <w:basedOn w:val="DefaultParagraphFont"/>
    <w:uiPriority w:val="99"/>
    <w:semiHidden/>
    <w:unhideWhenUsed/>
    <w:rsid w:val="00BA5DC2"/>
    <w:rPr>
      <w:color w:val="605E5C"/>
      <w:shd w:val="clear" w:color="auto" w:fill="E1DFDD"/>
    </w:rPr>
  </w:style>
  <w:style w:type="character" w:customStyle="1" w:styleId="Heading3Char">
    <w:name w:val="Heading 3 Char"/>
    <w:basedOn w:val="DefaultParagraphFont"/>
    <w:link w:val="Heading3"/>
    <w:uiPriority w:val="9"/>
    <w:rsid w:val="00263B7A"/>
    <w:rPr>
      <w:rFonts w:asciiTheme="minorHAnsi" w:eastAsiaTheme="minorEastAsia" w:hAnsiTheme="minorHAnsi" w:cstheme="minorBidi"/>
      <w:b/>
      <w:sz w:val="24"/>
      <w:szCs w:val="24"/>
    </w:rPr>
  </w:style>
  <w:style w:type="paragraph" w:customStyle="1" w:styleId="L3withText">
    <w:name w:val="L3 with Text"/>
    <w:basedOn w:val="Heading3"/>
    <w:link w:val="L3withTextChar"/>
    <w:qFormat/>
    <w:rsid w:val="00263B7A"/>
    <w:rPr>
      <w:b w:val="0"/>
    </w:rPr>
  </w:style>
  <w:style w:type="character" w:customStyle="1" w:styleId="L3withTextChar">
    <w:name w:val="L3 with Text Char"/>
    <w:basedOn w:val="Heading3Char"/>
    <w:link w:val="L3withText"/>
    <w:rsid w:val="00263B7A"/>
    <w:rPr>
      <w:rFonts w:asciiTheme="minorHAnsi" w:eastAsiaTheme="minorEastAsia" w:hAnsiTheme="minorHAnsi" w:cstheme="minorBidi"/>
      <w:b w:val="0"/>
      <w:sz w:val="24"/>
      <w:szCs w:val="24"/>
    </w:rPr>
  </w:style>
  <w:style w:type="paragraph" w:customStyle="1" w:styleId="L4">
    <w:name w:val="L4"/>
    <w:basedOn w:val="L3withText"/>
    <w:link w:val="L4Char"/>
    <w:qFormat/>
    <w:rsid w:val="00263B7A"/>
    <w:pPr>
      <w:ind w:left="2160" w:hanging="360"/>
    </w:pPr>
  </w:style>
  <w:style w:type="character" w:customStyle="1" w:styleId="L4Char">
    <w:name w:val="L4 Char"/>
    <w:basedOn w:val="L3withTextChar"/>
    <w:link w:val="L4"/>
    <w:rsid w:val="000F7D14"/>
    <w:rPr>
      <w:rFonts w:asciiTheme="minorHAnsi" w:eastAsiaTheme="minorEastAsia" w:hAnsiTheme="minorHAnsi" w:cstheme="minorBidi"/>
      <w:b w:val="0"/>
      <w:sz w:val="24"/>
      <w:szCs w:val="24"/>
    </w:rPr>
  </w:style>
  <w:style w:type="paragraph" w:customStyle="1" w:styleId="111-text">
    <w:name w:val="1.1.1 - text"/>
    <w:basedOn w:val="Normal"/>
    <w:qFormat/>
    <w:rsid w:val="00B24360"/>
    <w:pPr>
      <w:widowControl w:val="0"/>
      <w:spacing w:before="120"/>
      <w:ind w:left="634"/>
    </w:pPr>
    <w:rPr>
      <w:rFonts w:ascii="Cambria" w:hAnsi="Cambria"/>
      <w:spacing w:val="-5"/>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text">
    <w:name w:val="1 - text"/>
    <w:basedOn w:val="Normal"/>
    <w:qFormat/>
    <w:rsid w:val="0012531A"/>
    <w:pPr>
      <w:widowControl w:val="0"/>
      <w:spacing w:before="240" w:after="240"/>
      <w:ind w:right="14"/>
    </w:pPr>
    <w:rPr>
      <w:rFonts w:asciiTheme="minorHAnsi" w:hAnsiTheme="minorHAnsi"/>
      <w:spacing w:val="-5"/>
    </w:rPr>
  </w:style>
  <w:style w:type="character" w:customStyle="1" w:styleId="cf01">
    <w:name w:val="cf01"/>
    <w:basedOn w:val="DefaultParagraphFont"/>
    <w:rsid w:val="00A46222"/>
    <w:rPr>
      <w:rFonts w:ascii="Segoe UI" w:hAnsi="Segoe UI" w:cs="Segoe UI" w:hint="default"/>
      <w:sz w:val="18"/>
      <w:szCs w:val="18"/>
    </w:rPr>
  </w:style>
  <w:style w:type="character" w:styleId="FollowedHyperlink">
    <w:name w:val="FollowedHyperlink"/>
    <w:basedOn w:val="DefaultParagraphFont"/>
    <w:uiPriority w:val="99"/>
    <w:semiHidden/>
    <w:unhideWhenUsed/>
    <w:rsid w:val="009E34AD"/>
    <w:rPr>
      <w:color w:val="800080" w:themeColor="followedHyperlink"/>
      <w:u w:val="single"/>
    </w:rPr>
  </w:style>
  <w:style w:type="paragraph" w:customStyle="1" w:styleId="0-NOTES">
    <w:name w:val="0 - NOTES"/>
    <w:basedOn w:val="Normal"/>
    <w:qFormat/>
    <w:rsid w:val="00E73EFB"/>
    <w:pPr>
      <w:spacing w:before="60" w:after="60" w:line="259" w:lineRule="auto"/>
      <w:ind w:left="270"/>
    </w:pPr>
    <w:rPr>
      <w:rFonts w:asciiTheme="minorHAnsi" w:eastAsiaTheme="minorHAnsi" w:hAnsiTheme="minorHAnsi" w:cstheme="minorHAnsi"/>
      <w:i/>
      <w:color w:val="0070C0"/>
      <w:sz w:val="22"/>
      <w:szCs w:val="22"/>
    </w:rPr>
  </w:style>
  <w:style w:type="paragraph" w:styleId="BodyText">
    <w:name w:val="Body Text"/>
    <w:basedOn w:val="Normal"/>
    <w:link w:val="BodyTextChar"/>
    <w:uiPriority w:val="99"/>
    <w:semiHidden/>
    <w:unhideWhenUsed/>
    <w:rsid w:val="00610DEF"/>
  </w:style>
  <w:style w:type="character" w:customStyle="1" w:styleId="BodyTextChar">
    <w:name w:val="Body Text Char"/>
    <w:basedOn w:val="DefaultParagraphFont"/>
    <w:link w:val="BodyText"/>
    <w:uiPriority w:val="99"/>
    <w:semiHidden/>
    <w:rsid w:val="00610DEF"/>
    <w:rPr>
      <w:rFonts w:ascii="Calibri" w:hAnsi="Calibri"/>
      <w:sz w:val="24"/>
    </w:rPr>
  </w:style>
  <w:style w:type="paragraph" w:styleId="NoSpacing">
    <w:name w:val="No Spacing"/>
    <w:uiPriority w:val="1"/>
    <w:qFormat/>
    <w:rsid w:val="00D61D1C"/>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359218">
      <w:bodyDiv w:val="1"/>
      <w:marLeft w:val="0"/>
      <w:marRight w:val="0"/>
      <w:marTop w:val="0"/>
      <w:marBottom w:val="0"/>
      <w:divBdr>
        <w:top w:val="none" w:sz="0" w:space="0" w:color="auto"/>
        <w:left w:val="none" w:sz="0" w:space="0" w:color="auto"/>
        <w:bottom w:val="none" w:sz="0" w:space="0" w:color="auto"/>
        <w:right w:val="none" w:sz="0" w:space="0" w:color="auto"/>
      </w:divBdr>
    </w:div>
    <w:div w:id="857814315">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1365405267">
      <w:bodyDiv w:val="1"/>
      <w:marLeft w:val="0"/>
      <w:marRight w:val="0"/>
      <w:marTop w:val="0"/>
      <w:marBottom w:val="0"/>
      <w:divBdr>
        <w:top w:val="none" w:sz="0" w:space="0" w:color="auto"/>
        <w:left w:val="none" w:sz="0" w:space="0" w:color="auto"/>
        <w:bottom w:val="none" w:sz="0" w:space="0" w:color="auto"/>
        <w:right w:val="none" w:sz="0" w:space="0" w:color="auto"/>
      </w:divBdr>
    </w:div>
    <w:div w:id="152725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regon.gov/das/Risk/Pages/CntrctrInsReq.aspx"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anctionslist.ofac.treas.gov/Home/SdnLis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regon.gov/das/risk/pages/index.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2bb04fab-b5fd-494d-ac93-2ed518fdb6e5">Contract for Goods</Description0>
    <Display_x0020_on_x0020_ELT xmlns="2bb04fab-b5fd-494d-ac93-2ed518fdb6e5">true</Display_x0020_on_x0020_ELT>
    <Revision_x0020_date xmlns="2bb04fab-b5fd-494d-ac93-2ed518fdb6e5">2025-10-16T05:00:00+00:00</Revision_x0020_date>
    <Provided_x0020_by xmlns="2bb04fab-b5fd-494d-ac93-2ed518fdb6e5">SPS workgroup and DOJ</Provided_x0020_by>
    <Commodity xmlns="2bb04fab-b5fd-494d-ac93-2ed518fdb6e5">
      <Value>Goods</Value>
    </Commodity>
    <Document_x0020_type xmlns="2bb04fab-b5fd-494d-ac93-2ed518fdb6e5">Template</Document_x0020_type>
    <Use xmlns="2bb04fab-b5fd-494d-ac93-2ed518fdb6e5">Mandatory use</Us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F5411-FE4C-4043-8220-02C8D5F998D7}">
  <ds:schemaRefs>
    <ds:schemaRef ds:uri="http://schemas.microsoft.com/office/2006/metadata/properties"/>
    <ds:schemaRef ds:uri="http://schemas.microsoft.com/office/infopath/2007/PartnerControls"/>
    <ds:schemaRef ds:uri="2a4c37ee-eb21-406c-b5c7-2b980ff82578"/>
  </ds:schemaRefs>
</ds:datastoreItem>
</file>

<file path=customXml/itemProps2.xml><?xml version="1.0" encoding="utf-8"?>
<ds:datastoreItem xmlns:ds="http://schemas.openxmlformats.org/officeDocument/2006/customXml" ds:itemID="{79B8EED8-1467-4BB9-BEC1-79E7BADB83C5}">
  <ds:schemaRefs>
    <ds:schemaRef ds:uri="http://schemas.microsoft.com/sharepoint/v3/contenttype/forms"/>
  </ds:schemaRefs>
</ds:datastoreItem>
</file>

<file path=customXml/itemProps3.xml><?xml version="1.0" encoding="utf-8"?>
<ds:datastoreItem xmlns:ds="http://schemas.openxmlformats.org/officeDocument/2006/customXml" ds:itemID="{EF503D29-71C3-40E5-88DB-C4A572B4449C}"/>
</file>

<file path=customXml/itemProps4.xml><?xml version="1.0" encoding="utf-8"?>
<ds:datastoreItem xmlns:ds="http://schemas.openxmlformats.org/officeDocument/2006/customXml" ds:itemID="{343261CC-BC6B-4970-9FF4-0DC4AE1BC415}">
  <ds:schemaRefs>
    <ds:schemaRef ds:uri="http://schemas.openxmlformats.org/officeDocument/2006/bibliography"/>
  </ds:schemaRefs>
</ds:datastoreItem>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Template>
  <TotalTime>4</TotalTime>
  <Pages>21</Pages>
  <Words>8635</Words>
  <Characters>49225</Characters>
  <Application>Microsoft Office Word</Application>
  <DocSecurity>0</DocSecurity>
  <Lines>410</Lines>
  <Paragraphs>115</Paragraphs>
  <ScaleCrop>false</ScaleCrop>
  <Company>State of Oregon</Company>
  <LinksUpToDate>false</LinksUpToDate>
  <CharactersWithSpaces>57745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for Goods</dc:title>
  <dc:subject/>
  <dc:creator>Jones, Keith</dc:creator>
  <cp:keywords/>
  <cp:lastModifiedBy>GODFREY Jennifer R * DAS</cp:lastModifiedBy>
  <cp:revision>2</cp:revision>
  <cp:lastPrinted>2001-12-20T17:38:00Z</cp:lastPrinted>
  <dcterms:created xsi:type="dcterms:W3CDTF">2026-04-19T13:40:00Z</dcterms:created>
  <dcterms:modified xsi:type="dcterms:W3CDTF">2026-04-19T13:40:00Z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0x0101008ED98301DDEC3F42A589F8C53B046C49</vt:lpwstr>
  </property>
  <property fmtid="{D5CDD505-2E9C-101B-9397-08002B2CF9AE}" pid="3" name="MSIP_Label_db79d039-fcd0-4045-9c78-4cfb2eba0904_Enabled">
    <vt:lpwstr>true</vt:lpwstr>
  </property>
  <property fmtid="{D5CDD505-2E9C-101B-9397-08002B2CF9AE}" pid="4" name="MSIP_Label_db79d039-fcd0-4045-9c78-4cfb2eba0904_SetDate">
    <vt:lpwstr>2024-04-01T18:29:52Z</vt:lpwstr>
  </property>
  <property fmtid="{D5CDD505-2E9C-101B-9397-08002B2CF9AE}" pid="5" name="MSIP_Label_db79d039-fcd0-4045-9c78-4cfb2eba0904_Method">
    <vt:lpwstr>Privileged</vt:lpwstr>
  </property>
  <property fmtid="{D5CDD505-2E9C-101B-9397-08002B2CF9AE}" pid="6" name="MSIP_Label_db79d039-fcd0-4045-9c78-4cfb2eba0904_Name">
    <vt:lpwstr>Level 2 - Limited (Items)</vt:lpwstr>
  </property>
  <property fmtid="{D5CDD505-2E9C-101B-9397-08002B2CF9AE}" pid="7" name="MSIP_Label_db79d039-fcd0-4045-9c78-4cfb2eba0904_SiteId">
    <vt:lpwstr>aa3f6932-fa7c-47b4-a0ce-a598cad161cf</vt:lpwstr>
  </property>
  <property fmtid="{D5CDD505-2E9C-101B-9397-08002B2CF9AE}" pid="8" name="MSIP_Label_db79d039-fcd0-4045-9c78-4cfb2eba0904_ActionId">
    <vt:lpwstr>1f8572ec-a834-45a0-af8f-e7b08f73385b</vt:lpwstr>
  </property>
  <property fmtid="{D5CDD505-2E9C-101B-9397-08002B2CF9AE}" pid="9" name="MSIP_Label_db79d039-fcd0-4045-9c78-4cfb2eba0904_ContentBits">
    <vt:lpwstr>0</vt:lpwstr>
  </property>
</Properties>
</file>